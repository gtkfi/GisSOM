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320B8" w14:textId="77777777" w:rsidR="003E1ED1" w:rsidRPr="00827065" w:rsidRDefault="003E1ED1" w:rsidP="001F7D0E">
      <w:pPr>
        <w:pStyle w:val="Text"/>
      </w:pPr>
    </w:p>
    <w:p w14:paraId="50FB39CA" w14:textId="77777777" w:rsidR="003E1ED1" w:rsidRPr="00827065" w:rsidRDefault="003E1ED1" w:rsidP="00680DB1">
      <w:pPr>
        <w:jc w:val="center"/>
        <w:rPr>
          <w:rFonts w:asciiTheme="minorHAnsi" w:hAnsiTheme="minorHAnsi" w:cstheme="minorHAnsi"/>
          <w:b/>
          <w:bCs/>
          <w:sz w:val="40"/>
          <w:szCs w:val="40"/>
          <w:lang w:val="en-US"/>
        </w:rPr>
      </w:pPr>
    </w:p>
    <w:p w14:paraId="50E4D977" w14:textId="77777777" w:rsidR="00C76DD2" w:rsidRPr="00827065" w:rsidRDefault="00C76DD2" w:rsidP="00680DB1">
      <w:pPr>
        <w:jc w:val="center"/>
        <w:rPr>
          <w:rFonts w:asciiTheme="minorHAnsi" w:hAnsiTheme="minorHAnsi" w:cstheme="minorHAnsi"/>
          <w:b/>
          <w:bCs/>
          <w:sz w:val="40"/>
          <w:szCs w:val="40"/>
          <w:lang w:val="en-US"/>
        </w:rPr>
      </w:pPr>
    </w:p>
    <w:p w14:paraId="76779753" w14:textId="77777777" w:rsidR="00EA6D5E" w:rsidRPr="00827065" w:rsidRDefault="00EA6D5E" w:rsidP="00680DB1">
      <w:pPr>
        <w:jc w:val="center"/>
        <w:rPr>
          <w:rFonts w:asciiTheme="minorHAnsi" w:hAnsiTheme="minorHAnsi" w:cstheme="minorHAnsi"/>
          <w:b/>
          <w:bCs/>
          <w:sz w:val="40"/>
          <w:szCs w:val="40"/>
          <w:lang w:val="en-US"/>
        </w:rPr>
      </w:pPr>
    </w:p>
    <w:p w14:paraId="64F536F9" w14:textId="1E5ACDC2" w:rsidR="002C454A" w:rsidRPr="00827065" w:rsidRDefault="002C454A" w:rsidP="007E1322">
      <w:pPr>
        <w:autoSpaceDE w:val="0"/>
        <w:autoSpaceDN w:val="0"/>
        <w:adjustRightInd w:val="0"/>
        <w:jc w:val="center"/>
        <w:rPr>
          <w:rFonts w:asciiTheme="minorHAnsi" w:hAnsiTheme="minorHAnsi" w:cstheme="minorHAnsi"/>
          <w:sz w:val="36"/>
          <w:szCs w:val="36"/>
          <w:lang w:val="en-US"/>
        </w:rPr>
      </w:pPr>
    </w:p>
    <w:p w14:paraId="2E4AD6FC" w14:textId="77777777" w:rsidR="002C454A" w:rsidRPr="00827065" w:rsidRDefault="002C454A" w:rsidP="00DB3C80">
      <w:pPr>
        <w:autoSpaceDE w:val="0"/>
        <w:autoSpaceDN w:val="0"/>
        <w:adjustRightInd w:val="0"/>
        <w:rPr>
          <w:rFonts w:asciiTheme="minorHAnsi" w:hAnsiTheme="minorHAnsi" w:cstheme="minorHAnsi"/>
          <w:sz w:val="36"/>
          <w:szCs w:val="36"/>
          <w:lang w:val="en-US"/>
        </w:rPr>
      </w:pPr>
    </w:p>
    <w:p w14:paraId="082643F0" w14:textId="77777777" w:rsidR="005738AA" w:rsidRPr="00827065" w:rsidRDefault="005738AA" w:rsidP="000677EA">
      <w:pPr>
        <w:shd w:val="clear" w:color="auto" w:fill="4DB6AC"/>
        <w:autoSpaceDE w:val="0"/>
        <w:autoSpaceDN w:val="0"/>
        <w:adjustRightInd w:val="0"/>
        <w:jc w:val="center"/>
        <w:rPr>
          <w:rFonts w:asciiTheme="majorHAnsi" w:hAnsiTheme="majorHAnsi" w:cstheme="majorHAnsi"/>
          <w:b/>
          <w:color w:val="FFFFFF" w:themeColor="background1"/>
          <w:sz w:val="36"/>
          <w:szCs w:val="40"/>
          <w:lang w:val="en-US"/>
        </w:rPr>
      </w:pPr>
    </w:p>
    <w:p w14:paraId="572FECD3" w14:textId="39E100FA" w:rsidR="00680DB1" w:rsidRPr="00401ABF" w:rsidRDefault="00212414" w:rsidP="001475C8">
      <w:pPr>
        <w:shd w:val="clear" w:color="auto" w:fill="4DB6AC"/>
        <w:autoSpaceDE w:val="0"/>
        <w:autoSpaceDN w:val="0"/>
        <w:adjustRightInd w:val="0"/>
        <w:jc w:val="center"/>
        <w:rPr>
          <w:rFonts w:asciiTheme="majorHAnsi" w:hAnsiTheme="majorHAnsi" w:cstheme="majorHAnsi"/>
          <w:b/>
          <w:color w:val="FFFFFF" w:themeColor="background1"/>
          <w:sz w:val="72"/>
          <w:szCs w:val="72"/>
        </w:rPr>
      </w:pPr>
      <w:r w:rsidRPr="00401ABF">
        <w:rPr>
          <w:rFonts w:asciiTheme="majorHAnsi" w:hAnsiTheme="majorHAnsi" w:cstheme="majorHAnsi"/>
          <w:b/>
          <w:color w:val="FFFFFF" w:themeColor="background1"/>
          <w:sz w:val="72"/>
          <w:szCs w:val="72"/>
        </w:rPr>
        <w:t>User manual</w:t>
      </w:r>
      <w:r w:rsidR="009677EC" w:rsidRPr="00401ABF">
        <w:rPr>
          <w:rFonts w:asciiTheme="majorHAnsi" w:hAnsiTheme="majorHAnsi" w:cstheme="majorHAnsi"/>
          <w:b/>
          <w:color w:val="FFFFFF" w:themeColor="background1"/>
          <w:sz w:val="72"/>
          <w:szCs w:val="72"/>
        </w:rPr>
        <w:t xml:space="preserve"> - GisSOM</w:t>
      </w:r>
    </w:p>
    <w:p w14:paraId="649D4D11" w14:textId="77777777" w:rsidR="00680DB1" w:rsidRPr="00401ABF" w:rsidRDefault="00680DB1" w:rsidP="000677EA">
      <w:pPr>
        <w:shd w:val="clear" w:color="auto" w:fill="4DB6AC"/>
        <w:autoSpaceDE w:val="0"/>
        <w:autoSpaceDN w:val="0"/>
        <w:adjustRightInd w:val="0"/>
        <w:jc w:val="center"/>
        <w:rPr>
          <w:rFonts w:asciiTheme="majorHAnsi" w:hAnsiTheme="majorHAnsi" w:cstheme="majorHAnsi"/>
          <w:b/>
          <w:color w:val="FFFFFF" w:themeColor="background1"/>
          <w:sz w:val="36"/>
          <w:szCs w:val="40"/>
        </w:rPr>
      </w:pPr>
    </w:p>
    <w:p w14:paraId="01A26D08" w14:textId="77777777" w:rsidR="00680DB1" w:rsidRPr="00401ABF" w:rsidRDefault="00680DB1" w:rsidP="00680DB1">
      <w:pPr>
        <w:autoSpaceDE w:val="0"/>
        <w:autoSpaceDN w:val="0"/>
        <w:adjustRightInd w:val="0"/>
        <w:rPr>
          <w:rFonts w:asciiTheme="minorHAnsi" w:hAnsiTheme="minorHAnsi" w:cstheme="minorHAnsi"/>
          <w:color w:val="222A35" w:themeColor="text2" w:themeShade="80"/>
          <w:sz w:val="24"/>
          <w:szCs w:val="24"/>
        </w:rPr>
      </w:pPr>
    </w:p>
    <w:p w14:paraId="4F3D75F1" w14:textId="77777777" w:rsidR="00680DB1" w:rsidRPr="00401ABF" w:rsidRDefault="00680DB1" w:rsidP="00680DB1">
      <w:pPr>
        <w:autoSpaceDE w:val="0"/>
        <w:autoSpaceDN w:val="0"/>
        <w:adjustRightInd w:val="0"/>
        <w:rPr>
          <w:rFonts w:asciiTheme="minorHAnsi" w:hAnsiTheme="minorHAnsi" w:cstheme="minorHAnsi"/>
          <w:color w:val="222A35" w:themeColor="text2" w:themeShade="80"/>
          <w:sz w:val="24"/>
          <w:szCs w:val="24"/>
        </w:rPr>
      </w:pPr>
    </w:p>
    <w:p w14:paraId="03E27493" w14:textId="77777777" w:rsidR="005738AA" w:rsidRPr="00401ABF" w:rsidRDefault="005738AA" w:rsidP="00680DB1">
      <w:pPr>
        <w:autoSpaceDE w:val="0"/>
        <w:autoSpaceDN w:val="0"/>
        <w:adjustRightInd w:val="0"/>
        <w:rPr>
          <w:rFonts w:asciiTheme="minorHAnsi" w:hAnsiTheme="minorHAnsi" w:cstheme="minorHAnsi"/>
          <w:color w:val="222A35" w:themeColor="text2" w:themeShade="80"/>
          <w:sz w:val="24"/>
          <w:szCs w:val="24"/>
        </w:rPr>
      </w:pPr>
    </w:p>
    <w:p w14:paraId="37F01A03" w14:textId="77777777" w:rsidR="00DB3C80" w:rsidRPr="00401ABF" w:rsidRDefault="00DB3C80" w:rsidP="00DB3C80">
      <w:pPr>
        <w:jc w:val="center"/>
        <w:rPr>
          <w:rFonts w:asciiTheme="minorHAnsi" w:hAnsiTheme="minorHAnsi" w:cstheme="minorHAnsi"/>
          <w:iCs/>
          <w:sz w:val="24"/>
          <w:szCs w:val="24"/>
        </w:rPr>
      </w:pPr>
    </w:p>
    <w:p w14:paraId="1122ABC0" w14:textId="77777777" w:rsidR="00DB3C80" w:rsidRPr="00401ABF" w:rsidRDefault="00DB3C80" w:rsidP="00DB3C80">
      <w:pPr>
        <w:jc w:val="center"/>
        <w:rPr>
          <w:rFonts w:asciiTheme="minorHAnsi" w:hAnsiTheme="minorHAnsi" w:cstheme="minorHAnsi"/>
          <w:iCs/>
          <w:sz w:val="24"/>
          <w:szCs w:val="24"/>
        </w:rPr>
      </w:pPr>
    </w:p>
    <w:p w14:paraId="7A23A33D" w14:textId="77777777" w:rsidR="00DB3C80" w:rsidRPr="00401ABF" w:rsidRDefault="00DB3C80" w:rsidP="00DB3C80">
      <w:pPr>
        <w:jc w:val="center"/>
        <w:rPr>
          <w:rFonts w:asciiTheme="minorHAnsi" w:hAnsiTheme="minorHAnsi" w:cstheme="minorHAnsi"/>
          <w:iCs/>
          <w:sz w:val="24"/>
          <w:szCs w:val="24"/>
        </w:rPr>
      </w:pPr>
    </w:p>
    <w:p w14:paraId="443A47BB" w14:textId="77777777" w:rsidR="00DB3C80" w:rsidRPr="00401ABF" w:rsidRDefault="00DB3C80" w:rsidP="00DB3C80">
      <w:pPr>
        <w:jc w:val="center"/>
        <w:rPr>
          <w:rFonts w:asciiTheme="minorHAnsi" w:hAnsiTheme="minorHAnsi" w:cstheme="minorHAnsi"/>
          <w:iCs/>
          <w:sz w:val="24"/>
          <w:szCs w:val="24"/>
        </w:rPr>
      </w:pPr>
    </w:p>
    <w:p w14:paraId="0ADEB26B" w14:textId="77777777" w:rsidR="00DB3C80" w:rsidRPr="00401ABF" w:rsidRDefault="00DB3C80" w:rsidP="00DB3C80">
      <w:pPr>
        <w:jc w:val="center"/>
        <w:rPr>
          <w:rFonts w:asciiTheme="minorHAnsi" w:hAnsiTheme="minorHAnsi" w:cstheme="minorHAnsi"/>
          <w:iCs/>
          <w:sz w:val="24"/>
          <w:szCs w:val="24"/>
        </w:rPr>
      </w:pPr>
    </w:p>
    <w:p w14:paraId="1C6F726A" w14:textId="77777777" w:rsidR="00DB3C80" w:rsidRPr="00401ABF" w:rsidRDefault="00DB3C80" w:rsidP="00DB3C80">
      <w:pPr>
        <w:jc w:val="center"/>
        <w:rPr>
          <w:rFonts w:asciiTheme="minorHAnsi" w:hAnsiTheme="minorHAnsi" w:cstheme="minorHAnsi"/>
          <w:iCs/>
          <w:sz w:val="24"/>
          <w:szCs w:val="24"/>
        </w:rPr>
      </w:pPr>
    </w:p>
    <w:p w14:paraId="7A85012E" w14:textId="77777777" w:rsidR="00DB3C80" w:rsidRPr="00401ABF" w:rsidRDefault="00DB3C80" w:rsidP="00DB3C80">
      <w:pPr>
        <w:jc w:val="center"/>
        <w:rPr>
          <w:rFonts w:asciiTheme="minorHAnsi" w:hAnsiTheme="minorHAnsi" w:cstheme="minorHAnsi"/>
          <w:iCs/>
          <w:sz w:val="24"/>
          <w:szCs w:val="24"/>
        </w:rPr>
      </w:pPr>
    </w:p>
    <w:p w14:paraId="5B8B3626" w14:textId="77777777" w:rsidR="00DB3C80" w:rsidRPr="00401ABF" w:rsidRDefault="00DB3C80" w:rsidP="00DB3C80">
      <w:pPr>
        <w:jc w:val="center"/>
        <w:rPr>
          <w:rFonts w:asciiTheme="minorHAnsi" w:hAnsiTheme="minorHAnsi" w:cstheme="minorHAnsi"/>
          <w:iCs/>
          <w:sz w:val="24"/>
          <w:szCs w:val="24"/>
        </w:rPr>
      </w:pPr>
    </w:p>
    <w:p w14:paraId="06A93423" w14:textId="77777777" w:rsidR="00DB3C80" w:rsidRPr="00401ABF" w:rsidRDefault="00DB3C80" w:rsidP="00DB3C80">
      <w:pPr>
        <w:jc w:val="center"/>
        <w:rPr>
          <w:rFonts w:asciiTheme="minorHAnsi" w:hAnsiTheme="minorHAnsi" w:cstheme="minorHAnsi"/>
          <w:iCs/>
          <w:sz w:val="24"/>
          <w:szCs w:val="24"/>
        </w:rPr>
      </w:pPr>
    </w:p>
    <w:p w14:paraId="2441DE82" w14:textId="77777777" w:rsidR="00DB3C80" w:rsidRPr="00401ABF" w:rsidRDefault="00DB3C80" w:rsidP="00DB3C80">
      <w:pPr>
        <w:jc w:val="center"/>
        <w:rPr>
          <w:rFonts w:asciiTheme="minorHAnsi" w:hAnsiTheme="minorHAnsi" w:cstheme="minorHAnsi"/>
          <w:iCs/>
          <w:sz w:val="24"/>
          <w:szCs w:val="24"/>
        </w:rPr>
      </w:pPr>
    </w:p>
    <w:p w14:paraId="0E01F91F" w14:textId="77777777" w:rsidR="00DB3C80" w:rsidRPr="00401ABF" w:rsidRDefault="00DB3C80" w:rsidP="00DB3C80">
      <w:pPr>
        <w:jc w:val="center"/>
        <w:rPr>
          <w:rFonts w:asciiTheme="minorHAnsi" w:hAnsiTheme="minorHAnsi" w:cstheme="minorHAnsi"/>
          <w:iCs/>
          <w:sz w:val="24"/>
          <w:szCs w:val="24"/>
        </w:rPr>
      </w:pPr>
    </w:p>
    <w:p w14:paraId="7CBED035" w14:textId="77777777" w:rsidR="00DB3C80" w:rsidRPr="00401ABF" w:rsidRDefault="00DB3C80" w:rsidP="00DB3C80">
      <w:pPr>
        <w:jc w:val="center"/>
        <w:rPr>
          <w:rFonts w:asciiTheme="minorHAnsi" w:hAnsiTheme="minorHAnsi" w:cstheme="minorHAnsi"/>
          <w:iCs/>
          <w:sz w:val="24"/>
          <w:szCs w:val="24"/>
        </w:rPr>
      </w:pPr>
    </w:p>
    <w:p w14:paraId="65D39B2D" w14:textId="4C76E2B8" w:rsidR="001475C8" w:rsidRPr="00401ABF" w:rsidRDefault="005738AA" w:rsidP="00DB3C80">
      <w:pPr>
        <w:jc w:val="left"/>
        <w:rPr>
          <w:rFonts w:ascii="Calibri" w:hAnsi="Calibri" w:cs="Calibri"/>
          <w:b/>
          <w:iCs/>
          <w:sz w:val="24"/>
          <w:szCs w:val="24"/>
        </w:rPr>
      </w:pPr>
      <w:r w:rsidRPr="00401ABF">
        <w:rPr>
          <w:rFonts w:asciiTheme="minorHAnsi" w:hAnsiTheme="minorHAnsi" w:cstheme="minorHAnsi"/>
          <w:iCs/>
          <w:sz w:val="24"/>
          <w:szCs w:val="24"/>
        </w:rPr>
        <w:t>Author</w:t>
      </w:r>
      <w:r w:rsidR="004B3EF5" w:rsidRPr="00401ABF">
        <w:rPr>
          <w:rFonts w:asciiTheme="minorHAnsi" w:hAnsiTheme="minorHAnsi" w:cstheme="minorHAnsi"/>
          <w:iCs/>
          <w:sz w:val="24"/>
          <w:szCs w:val="24"/>
        </w:rPr>
        <w:t>s</w:t>
      </w:r>
      <w:r w:rsidRPr="00401ABF">
        <w:rPr>
          <w:rFonts w:asciiTheme="minorHAnsi" w:hAnsiTheme="minorHAnsi" w:cstheme="minorHAnsi"/>
          <w:iCs/>
          <w:sz w:val="24"/>
          <w:szCs w:val="24"/>
        </w:rPr>
        <w:t>:</w:t>
      </w:r>
      <w:r w:rsidRPr="00401ABF">
        <w:rPr>
          <w:rFonts w:ascii="Calibri" w:hAnsi="Calibri" w:cs="Calibri"/>
          <w:b/>
          <w:iCs/>
          <w:sz w:val="24"/>
          <w:szCs w:val="24"/>
        </w:rPr>
        <w:t xml:space="preserve"> </w:t>
      </w:r>
      <w:r w:rsidR="008A33F9" w:rsidRPr="00401ABF">
        <w:rPr>
          <w:rFonts w:ascii="Calibri" w:hAnsi="Calibri" w:cs="Calibri"/>
          <w:b/>
          <w:iCs/>
          <w:sz w:val="24"/>
          <w:szCs w:val="24"/>
        </w:rPr>
        <w:t xml:space="preserve">Sakari Hautala, </w:t>
      </w:r>
      <w:r w:rsidR="00B44E68" w:rsidRPr="00401ABF">
        <w:rPr>
          <w:rFonts w:ascii="Calibri" w:hAnsi="Calibri" w:cs="Calibri"/>
          <w:b/>
          <w:iCs/>
          <w:sz w:val="24"/>
          <w:szCs w:val="24"/>
        </w:rPr>
        <w:t>Jaakko Madetoja</w:t>
      </w:r>
      <w:r w:rsidR="00807020" w:rsidRPr="00401ABF">
        <w:rPr>
          <w:rFonts w:ascii="Calibri" w:hAnsi="Calibri" w:cs="Calibri"/>
          <w:b/>
          <w:iCs/>
          <w:sz w:val="24"/>
          <w:szCs w:val="24"/>
        </w:rPr>
        <w:t>, Johanna Torppa</w:t>
      </w:r>
    </w:p>
    <w:p w14:paraId="01F5047D" w14:textId="57D0D749" w:rsidR="001475C8" w:rsidRPr="00423514" w:rsidRDefault="001475C8" w:rsidP="00DB3C80">
      <w:pPr>
        <w:jc w:val="left"/>
        <w:rPr>
          <w:rFonts w:ascii="Calibri" w:hAnsi="Calibri" w:cs="Calibri"/>
          <w:b/>
          <w:iCs/>
          <w:sz w:val="24"/>
          <w:szCs w:val="24"/>
          <w:lang w:val="en-US"/>
        </w:rPr>
      </w:pPr>
      <w:r w:rsidRPr="00423514">
        <w:rPr>
          <w:rFonts w:asciiTheme="minorHAnsi" w:hAnsiTheme="minorHAnsi" w:cstheme="minorHAnsi"/>
          <w:iCs/>
          <w:sz w:val="24"/>
          <w:szCs w:val="24"/>
          <w:lang w:val="en-US"/>
        </w:rPr>
        <w:t>Institution:</w:t>
      </w:r>
      <w:r w:rsidRPr="00423514">
        <w:rPr>
          <w:rFonts w:ascii="Calibri" w:hAnsi="Calibri" w:cs="Calibri"/>
          <w:b/>
          <w:iCs/>
          <w:sz w:val="24"/>
          <w:szCs w:val="24"/>
          <w:lang w:val="en-US"/>
        </w:rPr>
        <w:t xml:space="preserve"> </w:t>
      </w:r>
      <w:r w:rsidR="00667CB5" w:rsidRPr="00423514">
        <w:rPr>
          <w:rFonts w:ascii="Calibri" w:hAnsi="Calibri" w:cs="Calibri"/>
          <w:b/>
          <w:iCs/>
          <w:sz w:val="24"/>
          <w:szCs w:val="24"/>
          <w:lang w:val="en-US"/>
        </w:rPr>
        <w:t>Geological Survey of Finland</w:t>
      </w:r>
    </w:p>
    <w:p w14:paraId="1268C4C5" w14:textId="79AEA8A6" w:rsidR="00807020" w:rsidRPr="00423514" w:rsidRDefault="005738AA" w:rsidP="00DB3C80">
      <w:pPr>
        <w:jc w:val="left"/>
        <w:rPr>
          <w:rFonts w:ascii="Calibri" w:hAnsi="Calibri" w:cs="Calibri"/>
          <w:b/>
          <w:iCs/>
          <w:sz w:val="24"/>
          <w:szCs w:val="24"/>
          <w:lang w:val="en-US"/>
        </w:rPr>
      </w:pPr>
      <w:r w:rsidRPr="00423514">
        <w:rPr>
          <w:rFonts w:asciiTheme="minorHAnsi" w:hAnsiTheme="minorHAnsi" w:cstheme="minorHAnsi"/>
          <w:iCs/>
          <w:sz w:val="24"/>
          <w:szCs w:val="24"/>
          <w:lang w:val="en-US"/>
        </w:rPr>
        <w:t>Date:</w:t>
      </w:r>
      <w:r w:rsidRPr="00423514">
        <w:rPr>
          <w:rFonts w:ascii="Calibri" w:hAnsi="Calibri" w:cs="Calibri"/>
          <w:b/>
          <w:iCs/>
          <w:sz w:val="24"/>
          <w:szCs w:val="24"/>
          <w:lang w:val="en-US"/>
        </w:rPr>
        <w:t xml:space="preserve"> </w:t>
      </w:r>
      <w:del w:id="0" w:author="Hautala Sakari (GTK)" w:date="2021-06-22T14:54:00Z">
        <w:r w:rsidR="00423514" w:rsidDel="0032701B">
          <w:rPr>
            <w:rFonts w:ascii="Calibri" w:hAnsi="Calibri" w:cs="Calibri"/>
            <w:b/>
            <w:iCs/>
            <w:sz w:val="24"/>
            <w:szCs w:val="24"/>
            <w:lang w:val="en-US"/>
          </w:rPr>
          <w:delText>25</w:delText>
        </w:r>
      </w:del>
      <w:ins w:id="1" w:author="Hautala Sakari (GTK)" w:date="2021-06-22T14:54:00Z">
        <w:r w:rsidR="0032701B">
          <w:rPr>
            <w:rFonts w:ascii="Calibri" w:hAnsi="Calibri" w:cs="Calibri"/>
            <w:b/>
            <w:iCs/>
            <w:sz w:val="24"/>
            <w:szCs w:val="24"/>
            <w:lang w:val="en-US"/>
          </w:rPr>
          <w:t>2</w:t>
        </w:r>
        <w:r w:rsidR="0032701B">
          <w:rPr>
            <w:rFonts w:ascii="Calibri" w:hAnsi="Calibri" w:cs="Calibri"/>
            <w:b/>
            <w:iCs/>
            <w:sz w:val="24"/>
            <w:szCs w:val="24"/>
            <w:lang w:val="en-US"/>
          </w:rPr>
          <w:t>2</w:t>
        </w:r>
      </w:ins>
      <w:r w:rsidR="002048CD" w:rsidRPr="00423514">
        <w:rPr>
          <w:rFonts w:ascii="Calibri" w:hAnsi="Calibri" w:cs="Calibri"/>
          <w:b/>
          <w:iCs/>
          <w:sz w:val="24"/>
          <w:szCs w:val="24"/>
          <w:lang w:val="en-US"/>
        </w:rPr>
        <w:t>.</w:t>
      </w:r>
      <w:del w:id="2" w:author="Hautala Sakari (GTK)" w:date="2021-06-22T14:55:00Z">
        <w:r w:rsidR="00423514" w:rsidDel="0032701B">
          <w:rPr>
            <w:rFonts w:ascii="Calibri" w:hAnsi="Calibri" w:cs="Calibri"/>
            <w:b/>
            <w:iCs/>
            <w:sz w:val="24"/>
            <w:szCs w:val="24"/>
            <w:lang w:val="en-US"/>
          </w:rPr>
          <w:delText>8</w:delText>
        </w:r>
      </w:del>
      <w:ins w:id="3" w:author="Hautala Sakari (GTK)" w:date="2021-06-22T14:55:00Z">
        <w:r w:rsidR="0032701B">
          <w:rPr>
            <w:rFonts w:ascii="Calibri" w:hAnsi="Calibri" w:cs="Calibri"/>
            <w:b/>
            <w:iCs/>
            <w:sz w:val="24"/>
            <w:szCs w:val="24"/>
            <w:lang w:val="en-US"/>
          </w:rPr>
          <w:t>6</w:t>
        </w:r>
      </w:ins>
      <w:r w:rsidR="002048CD" w:rsidRPr="00423514">
        <w:rPr>
          <w:rFonts w:ascii="Calibri" w:hAnsi="Calibri" w:cs="Calibri"/>
          <w:b/>
          <w:iCs/>
          <w:sz w:val="24"/>
          <w:szCs w:val="24"/>
          <w:lang w:val="en-US"/>
        </w:rPr>
        <w:t>.</w:t>
      </w:r>
      <w:del w:id="4" w:author="Hautala Sakari (GTK)" w:date="2021-06-22T14:55:00Z">
        <w:r w:rsidR="00B37BF0" w:rsidRPr="00423514" w:rsidDel="0032701B">
          <w:rPr>
            <w:rFonts w:ascii="Calibri" w:hAnsi="Calibri" w:cs="Calibri"/>
            <w:b/>
            <w:iCs/>
            <w:sz w:val="24"/>
            <w:szCs w:val="24"/>
            <w:lang w:val="en-US"/>
          </w:rPr>
          <w:delText>2020</w:delText>
        </w:r>
      </w:del>
      <w:ins w:id="5" w:author="Hautala Sakari (GTK)" w:date="2021-06-22T14:55:00Z">
        <w:r w:rsidR="0032701B" w:rsidRPr="00423514">
          <w:rPr>
            <w:rFonts w:ascii="Calibri" w:hAnsi="Calibri" w:cs="Calibri"/>
            <w:b/>
            <w:iCs/>
            <w:sz w:val="24"/>
            <w:szCs w:val="24"/>
            <w:lang w:val="en-US"/>
          </w:rPr>
          <w:t>202</w:t>
        </w:r>
        <w:r w:rsidR="0032701B">
          <w:rPr>
            <w:rFonts w:ascii="Calibri" w:hAnsi="Calibri" w:cs="Calibri"/>
            <w:b/>
            <w:iCs/>
            <w:sz w:val="24"/>
            <w:szCs w:val="24"/>
            <w:lang w:val="en-US"/>
          </w:rPr>
          <w:t>1</w:t>
        </w:r>
      </w:ins>
    </w:p>
    <w:p w14:paraId="35AC703A" w14:textId="52DAF9C2" w:rsidR="00807020" w:rsidRPr="00423514" w:rsidRDefault="00807020" w:rsidP="00DB3C80">
      <w:pPr>
        <w:spacing w:before="0" w:after="160" w:line="259" w:lineRule="auto"/>
        <w:jc w:val="left"/>
        <w:rPr>
          <w:rFonts w:ascii="Calibri" w:hAnsi="Calibri" w:cs="Calibri"/>
          <w:b/>
          <w:iCs/>
          <w:sz w:val="24"/>
          <w:szCs w:val="24"/>
          <w:lang w:val="en-US"/>
        </w:rPr>
      </w:pPr>
      <w:r w:rsidRPr="00423514">
        <w:rPr>
          <w:rFonts w:ascii="Calibri" w:hAnsi="Calibri" w:cs="Calibri"/>
          <w:b/>
          <w:iCs/>
          <w:sz w:val="24"/>
          <w:szCs w:val="24"/>
          <w:lang w:val="en-US"/>
        </w:rPr>
        <w:br w:type="page"/>
      </w:r>
    </w:p>
    <w:p w14:paraId="66D34A6C" w14:textId="77777777" w:rsidR="00CF4C12" w:rsidRPr="00827065" w:rsidRDefault="00CF4C12" w:rsidP="00807020">
      <w:pPr>
        <w:ind w:firstLine="2835"/>
        <w:rPr>
          <w:rFonts w:asciiTheme="minorHAnsi" w:hAnsiTheme="minorHAnsi" w:cstheme="minorHAnsi"/>
          <w:color w:val="222A35" w:themeColor="text2" w:themeShade="80"/>
          <w:sz w:val="24"/>
          <w:szCs w:val="24"/>
          <w:lang w:val="en-US"/>
        </w:rPr>
      </w:pPr>
    </w:p>
    <w:bookmarkStart w:id="6" w:name="_Toc517081725" w:displacedByCustomXml="next"/>
    <w:sdt>
      <w:sdtPr>
        <w:rPr>
          <w:rFonts w:ascii="Arial" w:hAnsi="Arial" w:cs="Calibri Light"/>
          <w:b/>
          <w:bCs/>
          <w:caps/>
          <w:smallCaps/>
          <w:sz w:val="22"/>
          <w:szCs w:val="20"/>
          <w:lang w:val="en-US" w:eastAsia="en-US"/>
        </w:rPr>
        <w:id w:val="1844667459"/>
        <w:docPartObj>
          <w:docPartGallery w:val="Table of Contents"/>
          <w:docPartUnique/>
        </w:docPartObj>
      </w:sdtPr>
      <w:sdtEndPr>
        <w:rPr>
          <w:rFonts w:ascii="Calibri Light" w:hAnsi="Calibri Light"/>
          <w:b w:val="0"/>
          <w:caps w:val="0"/>
          <w:smallCaps w:val="0"/>
          <w:sz w:val="24"/>
          <w:szCs w:val="40"/>
        </w:rPr>
      </w:sdtEndPr>
      <w:sdtContent>
        <w:p w14:paraId="7F911414" w14:textId="77777777" w:rsidR="00807020" w:rsidRPr="00423514" w:rsidRDefault="00807020" w:rsidP="005931F0">
          <w:pPr>
            <w:pStyle w:val="DBody"/>
            <w:spacing w:after="0"/>
            <w:rPr>
              <w:rFonts w:ascii="Arial" w:hAnsi="Arial" w:cs="Calibri Light"/>
              <w:b/>
              <w:bCs/>
              <w:caps/>
              <w:smallCaps/>
              <w:sz w:val="22"/>
              <w:szCs w:val="20"/>
              <w:lang w:val="en-US" w:eastAsia="en-US"/>
            </w:rPr>
          </w:pPr>
        </w:p>
        <w:p w14:paraId="7727B560" w14:textId="7BBC3202" w:rsidR="0019706E" w:rsidRPr="00423514" w:rsidRDefault="0019706E" w:rsidP="00807020">
          <w:pPr>
            <w:spacing w:before="0" w:after="160" w:line="259" w:lineRule="auto"/>
            <w:jc w:val="left"/>
            <w:rPr>
              <w:lang w:val="en-US"/>
            </w:rPr>
          </w:pPr>
          <w:r w:rsidRPr="00423514">
            <w:rPr>
              <w:lang w:val="en-US"/>
            </w:rPr>
            <w:t>TABLE OF CONTENTS</w:t>
          </w:r>
        </w:p>
        <w:p w14:paraId="49660EF3" w14:textId="77777777" w:rsidR="0019706E" w:rsidRPr="00827065" w:rsidRDefault="0019706E" w:rsidP="0019706E">
          <w:pPr>
            <w:pStyle w:val="Text"/>
            <w:rPr>
              <w:rFonts w:ascii="Calibri Light" w:hAnsi="Calibri Light" w:cs="Calibri Light"/>
            </w:rPr>
          </w:pPr>
        </w:p>
        <w:p w14:paraId="65E74613" w14:textId="74212EDA" w:rsidR="00F47D76" w:rsidRDefault="0019706E">
          <w:pPr>
            <w:pStyle w:val="TOC1"/>
            <w:rPr>
              <w:rFonts w:eastAsiaTheme="minorEastAsia" w:cstheme="minorBidi"/>
              <w:lang w:eastAsia="fi-FI"/>
            </w:rPr>
          </w:pPr>
          <w:r w:rsidRPr="00423514">
            <w:rPr>
              <w:rFonts w:ascii="Calibri Light" w:hAnsi="Calibri Light" w:cs="Calibri Light"/>
              <w:b/>
              <w:lang w:val="en-US"/>
            </w:rPr>
            <w:fldChar w:fldCharType="begin"/>
          </w:r>
          <w:r w:rsidRPr="00423514">
            <w:rPr>
              <w:rFonts w:ascii="Calibri Light" w:hAnsi="Calibri Light" w:cs="Calibri Light"/>
              <w:lang w:val="en-US"/>
            </w:rPr>
            <w:instrText xml:space="preserve"> TOC \o "1-4" \h \z \u </w:instrText>
          </w:r>
          <w:r w:rsidRPr="00423514">
            <w:rPr>
              <w:rFonts w:ascii="Calibri Light" w:hAnsi="Calibri Light" w:cs="Calibri Light"/>
              <w:b/>
              <w:lang w:val="en-US"/>
            </w:rPr>
            <w:fldChar w:fldCharType="separate"/>
          </w:r>
          <w:hyperlink w:anchor="_Toc64388732" w:history="1">
            <w:r w:rsidR="00F47D76" w:rsidRPr="00A354CB">
              <w:rPr>
                <w:rStyle w:val="Hyperlink"/>
                <w:lang w:val="en-US"/>
              </w:rPr>
              <w:t>1</w:t>
            </w:r>
            <w:r w:rsidR="00F47D76">
              <w:rPr>
                <w:rFonts w:eastAsiaTheme="minorEastAsia" w:cstheme="minorBidi"/>
                <w:lang w:eastAsia="fi-FI"/>
              </w:rPr>
              <w:tab/>
            </w:r>
            <w:r w:rsidR="00F47D76" w:rsidRPr="00A354CB">
              <w:rPr>
                <w:rStyle w:val="Hyperlink"/>
                <w:lang w:val="en-US"/>
              </w:rPr>
              <w:t>Introduction</w:t>
            </w:r>
            <w:r w:rsidR="00F47D76">
              <w:rPr>
                <w:webHidden/>
              </w:rPr>
              <w:tab/>
            </w:r>
            <w:r w:rsidR="00F47D76">
              <w:rPr>
                <w:webHidden/>
              </w:rPr>
              <w:fldChar w:fldCharType="begin"/>
            </w:r>
            <w:r w:rsidR="00F47D76">
              <w:rPr>
                <w:webHidden/>
              </w:rPr>
              <w:instrText xml:space="preserve"> PAGEREF _Toc64388732 \h </w:instrText>
            </w:r>
            <w:r w:rsidR="00F47D76">
              <w:rPr>
                <w:webHidden/>
              </w:rPr>
            </w:r>
            <w:r w:rsidR="00F47D76">
              <w:rPr>
                <w:webHidden/>
              </w:rPr>
              <w:fldChar w:fldCharType="separate"/>
            </w:r>
            <w:r w:rsidR="00F47D76">
              <w:rPr>
                <w:webHidden/>
              </w:rPr>
              <w:t>3</w:t>
            </w:r>
            <w:r w:rsidR="00F47D76">
              <w:rPr>
                <w:webHidden/>
              </w:rPr>
              <w:fldChar w:fldCharType="end"/>
            </w:r>
          </w:hyperlink>
        </w:p>
        <w:p w14:paraId="7478277B" w14:textId="77182BDD" w:rsidR="00F47D76" w:rsidRDefault="0032701B">
          <w:pPr>
            <w:pStyle w:val="TOC2"/>
            <w:rPr>
              <w:rFonts w:eastAsiaTheme="minorEastAsia" w:cstheme="minorBidi"/>
              <w:szCs w:val="22"/>
              <w:lang w:val="fi-FI" w:eastAsia="fi-FI"/>
            </w:rPr>
          </w:pPr>
          <w:hyperlink w:anchor="_Toc64388733" w:history="1">
            <w:r w:rsidR="00F47D76" w:rsidRPr="00A354CB">
              <w:rPr>
                <w:rStyle w:val="Hyperlink"/>
                <w:lang w:val="en-US"/>
              </w:rPr>
              <w:t>1.1</w:t>
            </w:r>
            <w:r w:rsidR="00F47D76">
              <w:rPr>
                <w:rFonts w:eastAsiaTheme="minorEastAsia" w:cstheme="minorBidi"/>
                <w:szCs w:val="22"/>
                <w:lang w:val="fi-FI" w:eastAsia="fi-FI"/>
              </w:rPr>
              <w:tab/>
            </w:r>
            <w:r w:rsidR="00F47D76" w:rsidRPr="00A354CB">
              <w:rPr>
                <w:rStyle w:val="Hyperlink"/>
                <w:lang w:val="en-US"/>
              </w:rPr>
              <w:t>Self-organizing maps and k-means</w:t>
            </w:r>
            <w:r w:rsidR="00F47D76">
              <w:rPr>
                <w:webHidden/>
              </w:rPr>
              <w:tab/>
            </w:r>
            <w:r w:rsidR="00F47D76">
              <w:rPr>
                <w:webHidden/>
              </w:rPr>
              <w:fldChar w:fldCharType="begin"/>
            </w:r>
            <w:r w:rsidR="00F47D76">
              <w:rPr>
                <w:webHidden/>
              </w:rPr>
              <w:instrText xml:space="preserve"> PAGEREF _Toc64388733 \h </w:instrText>
            </w:r>
            <w:r w:rsidR="00F47D76">
              <w:rPr>
                <w:webHidden/>
              </w:rPr>
            </w:r>
            <w:r w:rsidR="00F47D76">
              <w:rPr>
                <w:webHidden/>
              </w:rPr>
              <w:fldChar w:fldCharType="separate"/>
            </w:r>
            <w:r w:rsidR="00F47D76">
              <w:rPr>
                <w:webHidden/>
              </w:rPr>
              <w:t>3</w:t>
            </w:r>
            <w:r w:rsidR="00F47D76">
              <w:rPr>
                <w:webHidden/>
              </w:rPr>
              <w:fldChar w:fldCharType="end"/>
            </w:r>
          </w:hyperlink>
        </w:p>
        <w:p w14:paraId="408F9F0E" w14:textId="3844402C" w:rsidR="00F47D76" w:rsidRDefault="0032701B">
          <w:pPr>
            <w:pStyle w:val="TOC1"/>
            <w:rPr>
              <w:rFonts w:eastAsiaTheme="minorEastAsia" w:cstheme="minorBidi"/>
              <w:lang w:eastAsia="fi-FI"/>
            </w:rPr>
          </w:pPr>
          <w:hyperlink w:anchor="_Toc64388735" w:history="1">
            <w:r w:rsidR="00F47D76" w:rsidRPr="00A354CB">
              <w:rPr>
                <w:rStyle w:val="Hyperlink"/>
                <w:lang w:val="en-US"/>
              </w:rPr>
              <w:t>2</w:t>
            </w:r>
            <w:r w:rsidR="00F47D76">
              <w:rPr>
                <w:rFonts w:eastAsiaTheme="minorEastAsia" w:cstheme="minorBidi"/>
                <w:lang w:eastAsia="fi-FI"/>
              </w:rPr>
              <w:tab/>
            </w:r>
            <w:r w:rsidR="00F47D76" w:rsidRPr="00A354CB">
              <w:rPr>
                <w:rStyle w:val="Hyperlink"/>
                <w:lang w:val="en-US"/>
              </w:rPr>
              <w:t>Installation</w:t>
            </w:r>
            <w:r w:rsidR="00F47D76">
              <w:rPr>
                <w:webHidden/>
              </w:rPr>
              <w:tab/>
            </w:r>
            <w:r w:rsidR="00F47D76">
              <w:rPr>
                <w:webHidden/>
              </w:rPr>
              <w:fldChar w:fldCharType="begin"/>
            </w:r>
            <w:r w:rsidR="00F47D76">
              <w:rPr>
                <w:webHidden/>
              </w:rPr>
              <w:instrText xml:space="preserve"> PAGEREF _Toc64388735 \h </w:instrText>
            </w:r>
            <w:r w:rsidR="00F47D76">
              <w:rPr>
                <w:webHidden/>
              </w:rPr>
            </w:r>
            <w:r w:rsidR="00F47D76">
              <w:rPr>
                <w:webHidden/>
              </w:rPr>
              <w:fldChar w:fldCharType="separate"/>
            </w:r>
            <w:r w:rsidR="00F47D76">
              <w:rPr>
                <w:webHidden/>
              </w:rPr>
              <w:t>4</w:t>
            </w:r>
            <w:r w:rsidR="00F47D76">
              <w:rPr>
                <w:webHidden/>
              </w:rPr>
              <w:fldChar w:fldCharType="end"/>
            </w:r>
          </w:hyperlink>
        </w:p>
        <w:p w14:paraId="60D5C236" w14:textId="3D2D1AC1" w:rsidR="00F47D76" w:rsidRDefault="0032701B">
          <w:pPr>
            <w:pStyle w:val="TOC2"/>
            <w:rPr>
              <w:rFonts w:eastAsiaTheme="minorEastAsia" w:cstheme="minorBidi"/>
              <w:szCs w:val="22"/>
              <w:lang w:val="fi-FI" w:eastAsia="fi-FI"/>
            </w:rPr>
          </w:pPr>
          <w:hyperlink w:anchor="_Toc64388736" w:history="1">
            <w:r w:rsidR="00F47D76" w:rsidRPr="00A354CB">
              <w:rPr>
                <w:rStyle w:val="Hyperlink"/>
                <w:lang w:val="en-US"/>
              </w:rPr>
              <w:t>2.1</w:t>
            </w:r>
            <w:r w:rsidR="00F47D76">
              <w:rPr>
                <w:rFonts w:eastAsiaTheme="minorEastAsia" w:cstheme="minorBidi"/>
                <w:szCs w:val="22"/>
                <w:lang w:val="fi-FI" w:eastAsia="fi-FI"/>
              </w:rPr>
              <w:tab/>
            </w:r>
            <w:r w:rsidR="00F47D76" w:rsidRPr="00A354CB">
              <w:rPr>
                <w:rStyle w:val="Hyperlink"/>
                <w:lang w:val="en-US"/>
              </w:rPr>
              <w:t>Installation requirements</w:t>
            </w:r>
            <w:r w:rsidR="00F47D76">
              <w:rPr>
                <w:webHidden/>
              </w:rPr>
              <w:tab/>
            </w:r>
            <w:r w:rsidR="00F47D76">
              <w:rPr>
                <w:webHidden/>
              </w:rPr>
              <w:fldChar w:fldCharType="begin"/>
            </w:r>
            <w:r w:rsidR="00F47D76">
              <w:rPr>
                <w:webHidden/>
              </w:rPr>
              <w:instrText xml:space="preserve"> PAGEREF _Toc64388736 \h </w:instrText>
            </w:r>
            <w:r w:rsidR="00F47D76">
              <w:rPr>
                <w:webHidden/>
              </w:rPr>
            </w:r>
            <w:r w:rsidR="00F47D76">
              <w:rPr>
                <w:webHidden/>
              </w:rPr>
              <w:fldChar w:fldCharType="separate"/>
            </w:r>
            <w:r w:rsidR="00F47D76">
              <w:rPr>
                <w:webHidden/>
              </w:rPr>
              <w:t>4</w:t>
            </w:r>
            <w:r w:rsidR="00F47D76">
              <w:rPr>
                <w:webHidden/>
              </w:rPr>
              <w:fldChar w:fldCharType="end"/>
            </w:r>
          </w:hyperlink>
        </w:p>
        <w:p w14:paraId="03888190" w14:textId="54117DBC" w:rsidR="00F47D76" w:rsidRDefault="0032701B">
          <w:pPr>
            <w:pStyle w:val="TOC1"/>
            <w:rPr>
              <w:rFonts w:eastAsiaTheme="minorEastAsia" w:cstheme="minorBidi"/>
              <w:lang w:eastAsia="fi-FI"/>
            </w:rPr>
          </w:pPr>
          <w:hyperlink w:anchor="_Toc64388737" w:history="1">
            <w:r w:rsidR="00F47D76" w:rsidRPr="00A354CB">
              <w:rPr>
                <w:rStyle w:val="Hyperlink"/>
                <w:lang w:val="en-US"/>
              </w:rPr>
              <w:t>3</w:t>
            </w:r>
            <w:r w:rsidR="00F47D76">
              <w:rPr>
                <w:rFonts w:eastAsiaTheme="minorEastAsia" w:cstheme="minorBidi"/>
                <w:lang w:eastAsia="fi-FI"/>
              </w:rPr>
              <w:tab/>
            </w:r>
            <w:r w:rsidR="00F47D76" w:rsidRPr="00A354CB">
              <w:rPr>
                <w:rStyle w:val="Hyperlink"/>
                <w:lang w:val="en-US"/>
              </w:rPr>
              <w:t>Using the software</w:t>
            </w:r>
            <w:r w:rsidR="00F47D76">
              <w:rPr>
                <w:webHidden/>
              </w:rPr>
              <w:tab/>
            </w:r>
            <w:r w:rsidR="00F47D76">
              <w:rPr>
                <w:webHidden/>
              </w:rPr>
              <w:fldChar w:fldCharType="begin"/>
            </w:r>
            <w:r w:rsidR="00F47D76">
              <w:rPr>
                <w:webHidden/>
              </w:rPr>
              <w:instrText xml:space="preserve"> PAGEREF _Toc64388737 \h </w:instrText>
            </w:r>
            <w:r w:rsidR="00F47D76">
              <w:rPr>
                <w:webHidden/>
              </w:rPr>
            </w:r>
            <w:r w:rsidR="00F47D76">
              <w:rPr>
                <w:webHidden/>
              </w:rPr>
              <w:fldChar w:fldCharType="separate"/>
            </w:r>
            <w:r w:rsidR="00F47D76">
              <w:rPr>
                <w:webHidden/>
              </w:rPr>
              <w:t>4</w:t>
            </w:r>
            <w:r w:rsidR="00F47D76">
              <w:rPr>
                <w:webHidden/>
              </w:rPr>
              <w:fldChar w:fldCharType="end"/>
            </w:r>
          </w:hyperlink>
        </w:p>
        <w:p w14:paraId="26DF3307" w14:textId="13E65FD7" w:rsidR="00F47D76" w:rsidRDefault="0032701B">
          <w:pPr>
            <w:pStyle w:val="TOC2"/>
            <w:rPr>
              <w:rFonts w:eastAsiaTheme="minorEastAsia" w:cstheme="minorBidi"/>
              <w:szCs w:val="22"/>
              <w:lang w:val="fi-FI" w:eastAsia="fi-FI"/>
            </w:rPr>
          </w:pPr>
          <w:hyperlink w:anchor="_Toc64388738" w:history="1">
            <w:r w:rsidR="00F47D76" w:rsidRPr="00A354CB">
              <w:rPr>
                <w:rStyle w:val="Hyperlink"/>
                <w:lang w:val="en-US"/>
              </w:rPr>
              <w:t>3.1</w:t>
            </w:r>
            <w:r w:rsidR="00F47D76">
              <w:rPr>
                <w:rFonts w:eastAsiaTheme="minorEastAsia" w:cstheme="minorBidi"/>
                <w:szCs w:val="22"/>
                <w:lang w:val="fi-FI" w:eastAsia="fi-FI"/>
              </w:rPr>
              <w:tab/>
            </w:r>
            <w:r w:rsidR="00F47D76" w:rsidRPr="00A354CB">
              <w:rPr>
                <w:rStyle w:val="Hyperlink"/>
                <w:lang w:val="en-US"/>
              </w:rPr>
              <w:t>Load the data</w:t>
            </w:r>
            <w:r w:rsidR="00F47D76">
              <w:rPr>
                <w:webHidden/>
              </w:rPr>
              <w:tab/>
            </w:r>
            <w:r w:rsidR="00F47D76">
              <w:rPr>
                <w:webHidden/>
              </w:rPr>
              <w:fldChar w:fldCharType="begin"/>
            </w:r>
            <w:r w:rsidR="00F47D76">
              <w:rPr>
                <w:webHidden/>
              </w:rPr>
              <w:instrText xml:space="preserve"> PAGEREF _Toc64388738 \h </w:instrText>
            </w:r>
            <w:r w:rsidR="00F47D76">
              <w:rPr>
                <w:webHidden/>
              </w:rPr>
            </w:r>
            <w:r w:rsidR="00F47D76">
              <w:rPr>
                <w:webHidden/>
              </w:rPr>
              <w:fldChar w:fldCharType="separate"/>
            </w:r>
            <w:r w:rsidR="00F47D76">
              <w:rPr>
                <w:webHidden/>
              </w:rPr>
              <w:t>5</w:t>
            </w:r>
            <w:r w:rsidR="00F47D76">
              <w:rPr>
                <w:webHidden/>
              </w:rPr>
              <w:fldChar w:fldCharType="end"/>
            </w:r>
          </w:hyperlink>
        </w:p>
        <w:p w14:paraId="5BB5527B" w14:textId="236414EC" w:rsidR="00F47D76" w:rsidRDefault="0032701B">
          <w:pPr>
            <w:pStyle w:val="TOC2"/>
            <w:rPr>
              <w:rFonts w:eastAsiaTheme="minorEastAsia" w:cstheme="minorBidi"/>
              <w:szCs w:val="22"/>
              <w:lang w:val="fi-FI" w:eastAsia="fi-FI"/>
            </w:rPr>
          </w:pPr>
          <w:hyperlink w:anchor="_Toc64388739" w:history="1">
            <w:r w:rsidR="00F47D76" w:rsidRPr="00A354CB">
              <w:rPr>
                <w:rStyle w:val="Hyperlink"/>
                <w:lang w:val="en-US"/>
              </w:rPr>
              <w:t>3.2</w:t>
            </w:r>
            <w:r w:rsidR="00F47D76">
              <w:rPr>
                <w:rFonts w:eastAsiaTheme="minorEastAsia" w:cstheme="minorBidi"/>
                <w:szCs w:val="22"/>
                <w:lang w:val="fi-FI" w:eastAsia="fi-FI"/>
              </w:rPr>
              <w:tab/>
            </w:r>
            <w:r w:rsidR="00F47D76" w:rsidRPr="00A354CB">
              <w:rPr>
                <w:rStyle w:val="Hyperlink"/>
                <w:lang w:val="en-US"/>
              </w:rPr>
              <w:t>Data preprocessing</w:t>
            </w:r>
            <w:r w:rsidR="00F47D76">
              <w:rPr>
                <w:webHidden/>
              </w:rPr>
              <w:tab/>
            </w:r>
            <w:r w:rsidR="00F47D76">
              <w:rPr>
                <w:webHidden/>
              </w:rPr>
              <w:fldChar w:fldCharType="begin"/>
            </w:r>
            <w:r w:rsidR="00F47D76">
              <w:rPr>
                <w:webHidden/>
              </w:rPr>
              <w:instrText xml:space="preserve"> PAGEREF _Toc64388739 \h </w:instrText>
            </w:r>
            <w:r w:rsidR="00F47D76">
              <w:rPr>
                <w:webHidden/>
              </w:rPr>
            </w:r>
            <w:r w:rsidR="00F47D76">
              <w:rPr>
                <w:webHidden/>
              </w:rPr>
              <w:fldChar w:fldCharType="separate"/>
            </w:r>
            <w:r w:rsidR="00F47D76">
              <w:rPr>
                <w:webHidden/>
              </w:rPr>
              <w:t>6</w:t>
            </w:r>
            <w:r w:rsidR="00F47D76">
              <w:rPr>
                <w:webHidden/>
              </w:rPr>
              <w:fldChar w:fldCharType="end"/>
            </w:r>
          </w:hyperlink>
        </w:p>
        <w:p w14:paraId="562A28B3" w14:textId="0D8DEF88" w:rsidR="00F47D76" w:rsidRDefault="0032701B">
          <w:pPr>
            <w:pStyle w:val="TOC2"/>
            <w:rPr>
              <w:rFonts w:eastAsiaTheme="minorEastAsia" w:cstheme="minorBidi"/>
              <w:szCs w:val="22"/>
              <w:lang w:val="fi-FI" w:eastAsia="fi-FI"/>
            </w:rPr>
          </w:pPr>
          <w:hyperlink w:anchor="_Toc64388740" w:history="1">
            <w:r w:rsidR="00F47D76" w:rsidRPr="00A354CB">
              <w:rPr>
                <w:rStyle w:val="Hyperlink"/>
                <w:lang w:val="en-US"/>
              </w:rPr>
              <w:t>3.3</w:t>
            </w:r>
            <w:r w:rsidR="00F47D76">
              <w:rPr>
                <w:rFonts w:eastAsiaTheme="minorEastAsia" w:cstheme="minorBidi"/>
                <w:szCs w:val="22"/>
                <w:lang w:val="fi-FI" w:eastAsia="fi-FI"/>
              </w:rPr>
              <w:tab/>
            </w:r>
            <w:r w:rsidR="00F47D76" w:rsidRPr="00A354CB">
              <w:rPr>
                <w:rStyle w:val="Hyperlink"/>
                <w:lang w:val="en-US"/>
              </w:rPr>
              <w:t>Choose SOM and k-means parameters</w:t>
            </w:r>
            <w:r w:rsidR="00F47D76">
              <w:rPr>
                <w:webHidden/>
              </w:rPr>
              <w:tab/>
            </w:r>
            <w:r w:rsidR="00F47D76">
              <w:rPr>
                <w:webHidden/>
              </w:rPr>
              <w:fldChar w:fldCharType="begin"/>
            </w:r>
            <w:r w:rsidR="00F47D76">
              <w:rPr>
                <w:webHidden/>
              </w:rPr>
              <w:instrText xml:space="preserve"> PAGEREF _Toc64388740 \h </w:instrText>
            </w:r>
            <w:r w:rsidR="00F47D76">
              <w:rPr>
                <w:webHidden/>
              </w:rPr>
            </w:r>
            <w:r w:rsidR="00F47D76">
              <w:rPr>
                <w:webHidden/>
              </w:rPr>
              <w:fldChar w:fldCharType="separate"/>
            </w:r>
            <w:r w:rsidR="00F47D76">
              <w:rPr>
                <w:webHidden/>
              </w:rPr>
              <w:t>8</w:t>
            </w:r>
            <w:r w:rsidR="00F47D76">
              <w:rPr>
                <w:webHidden/>
              </w:rPr>
              <w:fldChar w:fldCharType="end"/>
            </w:r>
          </w:hyperlink>
        </w:p>
        <w:p w14:paraId="2A684A13" w14:textId="42CFDDF6" w:rsidR="00F47D76" w:rsidRDefault="0032701B">
          <w:pPr>
            <w:pStyle w:val="TOC2"/>
            <w:rPr>
              <w:rFonts w:eastAsiaTheme="minorEastAsia" w:cstheme="minorBidi"/>
              <w:szCs w:val="22"/>
              <w:lang w:val="fi-FI" w:eastAsia="fi-FI"/>
            </w:rPr>
          </w:pPr>
          <w:hyperlink w:anchor="_Toc64388741" w:history="1">
            <w:r w:rsidR="00F47D76" w:rsidRPr="00A354CB">
              <w:rPr>
                <w:rStyle w:val="Hyperlink"/>
                <w:lang w:val="en-US"/>
              </w:rPr>
              <w:t>3.4</w:t>
            </w:r>
            <w:r w:rsidR="00F47D76">
              <w:rPr>
                <w:rFonts w:eastAsiaTheme="minorEastAsia" w:cstheme="minorBidi"/>
                <w:szCs w:val="22"/>
                <w:lang w:val="fi-FI" w:eastAsia="fi-FI"/>
              </w:rPr>
              <w:tab/>
            </w:r>
            <w:r w:rsidR="00F47D76" w:rsidRPr="00A354CB">
              <w:rPr>
                <w:rStyle w:val="Hyperlink"/>
                <w:lang w:val="en-US"/>
              </w:rPr>
              <w:t>Results</w:t>
            </w:r>
            <w:r w:rsidR="00F47D76">
              <w:rPr>
                <w:webHidden/>
              </w:rPr>
              <w:tab/>
            </w:r>
            <w:r w:rsidR="00F47D76">
              <w:rPr>
                <w:webHidden/>
              </w:rPr>
              <w:fldChar w:fldCharType="begin"/>
            </w:r>
            <w:r w:rsidR="00F47D76">
              <w:rPr>
                <w:webHidden/>
              </w:rPr>
              <w:instrText xml:space="preserve"> PAGEREF _Toc64388741 \h </w:instrText>
            </w:r>
            <w:r w:rsidR="00F47D76">
              <w:rPr>
                <w:webHidden/>
              </w:rPr>
            </w:r>
            <w:r w:rsidR="00F47D76">
              <w:rPr>
                <w:webHidden/>
              </w:rPr>
              <w:fldChar w:fldCharType="separate"/>
            </w:r>
            <w:r w:rsidR="00F47D76">
              <w:rPr>
                <w:webHidden/>
              </w:rPr>
              <w:t>12</w:t>
            </w:r>
            <w:r w:rsidR="00F47D76">
              <w:rPr>
                <w:webHidden/>
              </w:rPr>
              <w:fldChar w:fldCharType="end"/>
            </w:r>
          </w:hyperlink>
        </w:p>
        <w:p w14:paraId="7DEE75B8" w14:textId="026CC8FB" w:rsidR="00F47D76" w:rsidRDefault="0032701B">
          <w:pPr>
            <w:pStyle w:val="TOC1"/>
            <w:rPr>
              <w:rFonts w:eastAsiaTheme="minorEastAsia" w:cstheme="minorBidi"/>
              <w:lang w:eastAsia="fi-FI"/>
            </w:rPr>
          </w:pPr>
          <w:hyperlink w:anchor="_Toc64388742" w:history="1">
            <w:r w:rsidR="00F47D76" w:rsidRPr="00A354CB">
              <w:rPr>
                <w:rStyle w:val="Hyperlink"/>
                <w:lang w:val="en-US"/>
              </w:rPr>
              <w:t>4</w:t>
            </w:r>
            <w:r w:rsidR="00F47D76">
              <w:rPr>
                <w:rFonts w:eastAsiaTheme="minorEastAsia" w:cstheme="minorBidi"/>
                <w:lang w:eastAsia="fi-FI"/>
              </w:rPr>
              <w:tab/>
            </w:r>
            <w:r w:rsidR="00F47D76" w:rsidRPr="00A354CB">
              <w:rPr>
                <w:rStyle w:val="Hyperlink"/>
                <w:lang w:val="en-US"/>
              </w:rPr>
              <w:t>References</w:t>
            </w:r>
            <w:r w:rsidR="00F47D76">
              <w:rPr>
                <w:webHidden/>
              </w:rPr>
              <w:tab/>
            </w:r>
            <w:r w:rsidR="00F47D76">
              <w:rPr>
                <w:webHidden/>
              </w:rPr>
              <w:fldChar w:fldCharType="begin"/>
            </w:r>
            <w:r w:rsidR="00F47D76">
              <w:rPr>
                <w:webHidden/>
              </w:rPr>
              <w:instrText xml:space="preserve"> PAGEREF _Toc64388742 \h </w:instrText>
            </w:r>
            <w:r w:rsidR="00F47D76">
              <w:rPr>
                <w:webHidden/>
              </w:rPr>
            </w:r>
            <w:r w:rsidR="00F47D76">
              <w:rPr>
                <w:webHidden/>
              </w:rPr>
              <w:fldChar w:fldCharType="separate"/>
            </w:r>
            <w:r w:rsidR="00F47D76">
              <w:rPr>
                <w:webHidden/>
              </w:rPr>
              <w:t>21</w:t>
            </w:r>
            <w:r w:rsidR="00F47D76">
              <w:rPr>
                <w:webHidden/>
              </w:rPr>
              <w:fldChar w:fldCharType="end"/>
            </w:r>
          </w:hyperlink>
        </w:p>
        <w:p w14:paraId="32FD2F46" w14:textId="04371BDD" w:rsidR="0019706E" w:rsidRPr="00827065" w:rsidRDefault="0019706E" w:rsidP="00AF629F">
          <w:pPr>
            <w:pStyle w:val="Text"/>
          </w:pPr>
          <w:r w:rsidRPr="00423514">
            <w:fldChar w:fldCharType="end"/>
          </w:r>
        </w:p>
        <w:bookmarkEnd w:id="6" w:displacedByCustomXml="next"/>
      </w:sdtContent>
    </w:sdt>
    <w:p w14:paraId="3166DEF0" w14:textId="77777777" w:rsidR="00A93D58" w:rsidRPr="00423514" w:rsidRDefault="00A93D58" w:rsidP="005931F0">
      <w:pPr>
        <w:spacing w:before="0" w:line="259" w:lineRule="auto"/>
        <w:jc w:val="left"/>
        <w:rPr>
          <w:rFonts w:ascii="Calibri Light" w:hAnsi="Calibri Light" w:cs="Calibri Light"/>
          <w:caps/>
          <w:sz w:val="28"/>
          <w:szCs w:val="24"/>
          <w:lang w:val="en-US" w:eastAsia="en-GB"/>
        </w:rPr>
      </w:pPr>
      <w:r w:rsidRPr="00423514">
        <w:rPr>
          <w:rFonts w:ascii="Calibri Light" w:hAnsi="Calibri Light" w:cs="Calibri Light"/>
          <w:caps/>
          <w:sz w:val="28"/>
          <w:szCs w:val="24"/>
          <w:lang w:val="en-US" w:eastAsia="en-GB"/>
        </w:rPr>
        <w:t>List of Figures</w:t>
      </w:r>
    </w:p>
    <w:p w14:paraId="52837A53" w14:textId="77777777" w:rsidR="00A93D58" w:rsidRPr="00423514" w:rsidRDefault="00A93D58" w:rsidP="001864D5">
      <w:pPr>
        <w:pStyle w:val="Text"/>
        <w:rPr>
          <w:rStyle w:val="Hyperlink"/>
          <w:color w:val="auto"/>
          <w:u w:val="none"/>
        </w:rPr>
      </w:pPr>
    </w:p>
    <w:p w14:paraId="30CD9C68" w14:textId="77777777" w:rsidR="00B37BF0" w:rsidRPr="00423514" w:rsidRDefault="00A93D58">
      <w:pPr>
        <w:pStyle w:val="TableofFigures"/>
        <w:rPr>
          <w:rFonts w:eastAsiaTheme="minorEastAsia" w:cstheme="minorBidi"/>
          <w:szCs w:val="22"/>
          <w:lang w:val="en-US" w:eastAsia="fi-FI"/>
        </w:rPr>
      </w:pPr>
      <w:r w:rsidRPr="00252780">
        <w:rPr>
          <w:rStyle w:val="Hyperlink"/>
          <w:rFonts w:ascii="Calibri Light" w:hAnsi="Calibri Light" w:cs="Calibri Light"/>
          <w:caps/>
          <w:color w:val="auto"/>
          <w:szCs w:val="22"/>
          <w:u w:val="none"/>
          <w:lang w:val="en-US"/>
        </w:rPr>
        <w:fldChar w:fldCharType="begin"/>
      </w:r>
      <w:r w:rsidRPr="00423514">
        <w:rPr>
          <w:rStyle w:val="Hyperlink"/>
          <w:rFonts w:ascii="Calibri Light" w:hAnsi="Calibri Light" w:cs="Calibri Light"/>
          <w:color w:val="auto"/>
          <w:szCs w:val="22"/>
          <w:u w:val="none"/>
          <w:lang w:val="en-US"/>
        </w:rPr>
        <w:instrText xml:space="preserve"> TOC \h \z \c "Figure" </w:instrText>
      </w:r>
      <w:r w:rsidRPr="00252780">
        <w:rPr>
          <w:rStyle w:val="Hyperlink"/>
          <w:rFonts w:ascii="Calibri Light" w:hAnsi="Calibri Light" w:cs="Calibri Light"/>
          <w:caps/>
          <w:color w:val="auto"/>
          <w:szCs w:val="22"/>
          <w:u w:val="none"/>
          <w:lang w:val="en-US"/>
        </w:rPr>
        <w:fldChar w:fldCharType="separate"/>
      </w:r>
      <w:hyperlink w:anchor="_Toc45634005" w:history="1">
        <w:r w:rsidR="00B37BF0" w:rsidRPr="00423514">
          <w:rPr>
            <w:rStyle w:val="Hyperlink"/>
            <w:lang w:val="en-US"/>
          </w:rPr>
          <w:t>Figure 1.</w:t>
        </w:r>
        <w:r w:rsidR="00B37BF0" w:rsidRPr="00423514">
          <w:rPr>
            <w:rFonts w:eastAsiaTheme="minorEastAsia" w:cstheme="minorBidi"/>
            <w:szCs w:val="22"/>
            <w:lang w:val="en-US" w:eastAsia="fi-FI"/>
          </w:rPr>
          <w:tab/>
        </w:r>
        <w:r w:rsidR="00B37BF0" w:rsidRPr="00423514">
          <w:rPr>
            <w:rStyle w:val="Hyperlink"/>
            <w:lang w:val="en-US"/>
          </w:rPr>
          <w:t>Selecting the data format</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_Toc45634005 \h </w:instrText>
        </w:r>
        <w:r w:rsidR="00B37BF0" w:rsidRPr="00423514">
          <w:rPr>
            <w:webHidden/>
            <w:lang w:val="en-US"/>
          </w:rPr>
        </w:r>
        <w:r w:rsidR="00B37BF0" w:rsidRPr="00423514">
          <w:rPr>
            <w:webHidden/>
            <w:lang w:val="en-US"/>
          </w:rPr>
          <w:fldChar w:fldCharType="separate"/>
        </w:r>
        <w:r w:rsidR="00914B9D">
          <w:rPr>
            <w:webHidden/>
            <w:lang w:val="en-US"/>
          </w:rPr>
          <w:t>5</w:t>
        </w:r>
        <w:r w:rsidR="00B37BF0" w:rsidRPr="00423514">
          <w:rPr>
            <w:webHidden/>
            <w:lang w:val="en-US"/>
          </w:rPr>
          <w:fldChar w:fldCharType="end"/>
        </w:r>
      </w:hyperlink>
    </w:p>
    <w:p w14:paraId="5AF60358" w14:textId="77777777" w:rsidR="00B37BF0" w:rsidRPr="00423514" w:rsidRDefault="0032701B">
      <w:pPr>
        <w:pStyle w:val="TableofFigures"/>
        <w:rPr>
          <w:rFonts w:eastAsiaTheme="minorEastAsia" w:cstheme="minorBidi"/>
          <w:szCs w:val="22"/>
          <w:lang w:val="en-US" w:eastAsia="fi-FI"/>
        </w:rPr>
      </w:pPr>
      <w:hyperlink w:anchor="_Toc45634006" w:history="1">
        <w:r w:rsidR="00B37BF0" w:rsidRPr="00423514">
          <w:rPr>
            <w:rStyle w:val="Hyperlink"/>
            <w:lang w:val="en-US"/>
          </w:rPr>
          <w:t>Figure 2.</w:t>
        </w:r>
        <w:r w:rsidR="00B37BF0" w:rsidRPr="00423514">
          <w:rPr>
            <w:rFonts w:eastAsiaTheme="minorEastAsia" w:cstheme="minorBidi"/>
            <w:szCs w:val="22"/>
            <w:lang w:val="en-US" w:eastAsia="fi-FI"/>
          </w:rPr>
          <w:tab/>
        </w:r>
        <w:r w:rsidR="00B37BF0" w:rsidRPr="00423514">
          <w:rPr>
            <w:rStyle w:val="Hyperlink"/>
            <w:lang w:val="en-US"/>
          </w:rPr>
          <w:t>Data preprocessing</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_Toc45634006 \h </w:instrText>
        </w:r>
        <w:r w:rsidR="00B37BF0" w:rsidRPr="00423514">
          <w:rPr>
            <w:webHidden/>
            <w:lang w:val="en-US"/>
          </w:rPr>
        </w:r>
        <w:r w:rsidR="00B37BF0" w:rsidRPr="00423514">
          <w:rPr>
            <w:webHidden/>
            <w:lang w:val="en-US"/>
          </w:rPr>
          <w:fldChar w:fldCharType="separate"/>
        </w:r>
        <w:r w:rsidR="00914B9D">
          <w:rPr>
            <w:webHidden/>
            <w:lang w:val="en-US"/>
          </w:rPr>
          <w:t>6</w:t>
        </w:r>
        <w:r w:rsidR="00B37BF0" w:rsidRPr="00423514">
          <w:rPr>
            <w:webHidden/>
            <w:lang w:val="en-US"/>
          </w:rPr>
          <w:fldChar w:fldCharType="end"/>
        </w:r>
      </w:hyperlink>
    </w:p>
    <w:p w14:paraId="2AEB1E56" w14:textId="4B649F4B" w:rsidR="00B37BF0" w:rsidRPr="00423514" w:rsidRDefault="0032701B">
      <w:pPr>
        <w:pStyle w:val="TableofFigures"/>
        <w:rPr>
          <w:rFonts w:eastAsiaTheme="minorEastAsia" w:cstheme="minorBidi"/>
          <w:szCs w:val="22"/>
          <w:lang w:val="en-US" w:eastAsia="fi-FI"/>
        </w:rPr>
      </w:pPr>
      <w:hyperlink w:anchor="_Toc45634007" w:history="1">
        <w:r w:rsidR="00B37BF0" w:rsidRPr="00423514">
          <w:rPr>
            <w:rStyle w:val="Hyperlink"/>
            <w:lang w:val="en-US"/>
          </w:rPr>
          <w:t>Figure 3.</w:t>
        </w:r>
        <w:r w:rsidR="00B37BF0" w:rsidRPr="00423514">
          <w:rPr>
            <w:rFonts w:eastAsiaTheme="minorEastAsia" w:cstheme="minorBidi"/>
            <w:szCs w:val="22"/>
            <w:lang w:val="en-US" w:eastAsia="fi-FI"/>
          </w:rPr>
          <w:tab/>
        </w:r>
        <w:r w:rsidR="00B37BF0" w:rsidRPr="00423514">
          <w:rPr>
            <w:rStyle w:val="Hyperlink"/>
            <w:lang w:val="en-US"/>
          </w:rPr>
          <w:t>Defining limiting values for winsorizing</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_Toc45634007 \h </w:instrText>
        </w:r>
        <w:r w:rsidR="00B37BF0" w:rsidRPr="00423514">
          <w:rPr>
            <w:webHidden/>
            <w:lang w:val="en-US"/>
          </w:rPr>
        </w:r>
        <w:r w:rsidR="00B37BF0" w:rsidRPr="00423514">
          <w:rPr>
            <w:webHidden/>
            <w:lang w:val="en-US"/>
          </w:rPr>
          <w:fldChar w:fldCharType="separate"/>
        </w:r>
        <w:r w:rsidR="00914B9D">
          <w:rPr>
            <w:webHidden/>
            <w:lang w:val="en-US"/>
          </w:rPr>
          <w:t>6</w:t>
        </w:r>
        <w:r w:rsidR="00B37BF0" w:rsidRPr="00423514">
          <w:rPr>
            <w:webHidden/>
            <w:lang w:val="en-US"/>
          </w:rPr>
          <w:fldChar w:fldCharType="end"/>
        </w:r>
      </w:hyperlink>
    </w:p>
    <w:p w14:paraId="18F79B24" w14:textId="77777777" w:rsidR="00B37BF0" w:rsidRPr="00423514" w:rsidRDefault="0032701B">
      <w:pPr>
        <w:pStyle w:val="TableofFigures"/>
        <w:rPr>
          <w:rFonts w:eastAsiaTheme="minorEastAsia" w:cstheme="minorBidi"/>
          <w:szCs w:val="22"/>
          <w:lang w:val="en-US" w:eastAsia="fi-FI"/>
        </w:rPr>
      </w:pPr>
      <w:hyperlink w:anchor="_Toc45634008" w:history="1">
        <w:r w:rsidR="00B37BF0" w:rsidRPr="00423514">
          <w:rPr>
            <w:rStyle w:val="Hyperlink"/>
            <w:lang w:val="en-US"/>
          </w:rPr>
          <w:t>Figure 4.</w:t>
        </w:r>
        <w:r w:rsidR="00B37BF0" w:rsidRPr="00423514">
          <w:rPr>
            <w:rFonts w:eastAsiaTheme="minorEastAsia" w:cstheme="minorBidi"/>
            <w:szCs w:val="22"/>
            <w:lang w:val="en-US" w:eastAsia="fi-FI"/>
          </w:rPr>
          <w:tab/>
        </w:r>
        <w:r w:rsidR="00B37BF0" w:rsidRPr="00423514">
          <w:rPr>
            <w:rStyle w:val="Hyperlink"/>
            <w:lang w:val="en-US"/>
          </w:rPr>
          <w:t>Choosing parameters for SOM and k-means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_Toc45634008 \h </w:instrText>
        </w:r>
        <w:r w:rsidR="00B37BF0" w:rsidRPr="00423514">
          <w:rPr>
            <w:webHidden/>
            <w:lang w:val="en-US"/>
          </w:rPr>
        </w:r>
        <w:r w:rsidR="00B37BF0" w:rsidRPr="00423514">
          <w:rPr>
            <w:webHidden/>
            <w:lang w:val="en-US"/>
          </w:rPr>
          <w:fldChar w:fldCharType="separate"/>
        </w:r>
        <w:r w:rsidR="00914B9D">
          <w:rPr>
            <w:webHidden/>
            <w:lang w:val="en-US"/>
          </w:rPr>
          <w:t>8</w:t>
        </w:r>
        <w:r w:rsidR="00B37BF0" w:rsidRPr="00423514">
          <w:rPr>
            <w:webHidden/>
            <w:lang w:val="en-US"/>
          </w:rPr>
          <w:fldChar w:fldCharType="end"/>
        </w:r>
      </w:hyperlink>
    </w:p>
    <w:p w14:paraId="6E077C02" w14:textId="6E3FDFED" w:rsidR="00B37BF0" w:rsidRPr="00423514" w:rsidRDefault="0032701B">
      <w:pPr>
        <w:pStyle w:val="TableofFigures"/>
        <w:rPr>
          <w:rFonts w:eastAsiaTheme="minorEastAsia" w:cstheme="minorBidi"/>
          <w:szCs w:val="22"/>
          <w:lang w:val="en-US" w:eastAsia="fi-FI"/>
        </w:rPr>
      </w:pPr>
      <w:hyperlink w:anchor="_Toc45634009" w:history="1">
        <w:r w:rsidR="00B37BF0" w:rsidRPr="00423514">
          <w:rPr>
            <w:rStyle w:val="Hyperlink"/>
            <w:lang w:val="en-US"/>
          </w:rPr>
          <w:t xml:space="preserve">Figure 5. Structure of the result folders. </w:t>
        </w:r>
        <w:r w:rsidR="00B37BF0" w:rsidRPr="00827065">
          <w:rPr>
            <w:rStyle w:val="Hyperlink"/>
            <w:lang w:val="en-US"/>
          </w:rPr>
          <w:t>Blue boxes represent folders and orange boxes represent files.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_Toc45634009 \h </w:instrText>
        </w:r>
        <w:r w:rsidR="00B37BF0" w:rsidRPr="00423514">
          <w:rPr>
            <w:webHidden/>
            <w:lang w:val="en-US"/>
          </w:rPr>
        </w:r>
        <w:r w:rsidR="00B37BF0" w:rsidRPr="00423514">
          <w:rPr>
            <w:webHidden/>
            <w:lang w:val="en-US"/>
          </w:rPr>
          <w:fldChar w:fldCharType="separate"/>
        </w:r>
        <w:r w:rsidR="00914B9D">
          <w:rPr>
            <w:webHidden/>
            <w:lang w:val="en-US"/>
          </w:rPr>
          <w:t>11</w:t>
        </w:r>
        <w:r w:rsidR="00B37BF0" w:rsidRPr="00423514">
          <w:rPr>
            <w:webHidden/>
            <w:lang w:val="en-US"/>
          </w:rPr>
          <w:fldChar w:fldCharType="end"/>
        </w:r>
      </w:hyperlink>
    </w:p>
    <w:p w14:paraId="302D40F4" w14:textId="237E8594" w:rsidR="00B37BF0" w:rsidRPr="00423514" w:rsidRDefault="0032701B">
      <w:pPr>
        <w:pStyle w:val="TableofFigures"/>
        <w:rPr>
          <w:rFonts w:eastAsiaTheme="minorEastAsia" w:cstheme="minorBidi"/>
          <w:szCs w:val="22"/>
          <w:lang w:val="en-US" w:eastAsia="fi-FI"/>
        </w:rPr>
      </w:pPr>
      <w:hyperlink w:anchor="_Toc45634010" w:history="1">
        <w:r w:rsidR="00B37BF0" w:rsidRPr="00423514">
          <w:rPr>
            <w:rStyle w:val="Hyperlink"/>
            <w:lang w:val="en-US"/>
          </w:rPr>
          <w:t>Figure 6.</w:t>
        </w:r>
        <w:r w:rsidR="00B37BF0" w:rsidRPr="00423514">
          <w:rPr>
            <w:rFonts w:eastAsiaTheme="minorEastAsia" w:cstheme="minorBidi"/>
            <w:szCs w:val="22"/>
            <w:lang w:val="en-US" w:eastAsia="fi-FI"/>
          </w:rPr>
          <w:tab/>
        </w:r>
        <w:r w:rsidR="00B37BF0" w:rsidRPr="00423514">
          <w:rPr>
            <w:rStyle w:val="Hyperlink"/>
            <w:lang w:val="en-US"/>
          </w:rPr>
          <w:t>SOM space results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_Toc45634010 \h </w:instrText>
        </w:r>
        <w:r w:rsidR="00B37BF0" w:rsidRPr="00423514">
          <w:rPr>
            <w:webHidden/>
            <w:lang w:val="en-US"/>
          </w:rPr>
        </w:r>
        <w:r w:rsidR="00B37BF0" w:rsidRPr="00423514">
          <w:rPr>
            <w:webHidden/>
            <w:lang w:val="en-US"/>
          </w:rPr>
          <w:fldChar w:fldCharType="separate"/>
        </w:r>
        <w:r w:rsidR="00914B9D">
          <w:rPr>
            <w:webHidden/>
            <w:lang w:val="en-US"/>
          </w:rPr>
          <w:t>12</w:t>
        </w:r>
        <w:r w:rsidR="00B37BF0" w:rsidRPr="00423514">
          <w:rPr>
            <w:webHidden/>
            <w:lang w:val="en-US"/>
          </w:rPr>
          <w:fldChar w:fldCharType="end"/>
        </w:r>
      </w:hyperlink>
    </w:p>
    <w:p w14:paraId="53219D97" w14:textId="47D7499E" w:rsidR="00B37BF0" w:rsidRPr="00423514" w:rsidRDefault="0032701B">
      <w:pPr>
        <w:pStyle w:val="TableofFigures"/>
        <w:rPr>
          <w:rFonts w:eastAsiaTheme="minorEastAsia" w:cstheme="minorBidi"/>
          <w:szCs w:val="22"/>
          <w:lang w:val="en-US" w:eastAsia="fi-FI"/>
        </w:rPr>
      </w:pPr>
      <w:hyperlink w:anchor="_Toc45634011" w:history="1">
        <w:r w:rsidR="00B37BF0" w:rsidRPr="00423514">
          <w:rPr>
            <w:rStyle w:val="Hyperlink"/>
            <w:lang w:val="en-US"/>
          </w:rPr>
          <w:t>Figure 7.</w:t>
        </w:r>
        <w:r w:rsidR="00B37BF0" w:rsidRPr="00423514">
          <w:rPr>
            <w:rFonts w:eastAsiaTheme="minorEastAsia" w:cstheme="minorBidi"/>
            <w:szCs w:val="22"/>
            <w:lang w:val="en-US" w:eastAsia="fi-FI"/>
          </w:rPr>
          <w:tab/>
        </w:r>
        <w:r w:rsidR="00B37BF0" w:rsidRPr="00423514">
          <w:rPr>
            <w:rStyle w:val="Hyperlink"/>
            <w:lang w:val="en-US"/>
          </w:rPr>
          <w:t>Geospace results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_Toc45634011 \h </w:instrText>
        </w:r>
        <w:r w:rsidR="00B37BF0" w:rsidRPr="00423514">
          <w:rPr>
            <w:webHidden/>
            <w:lang w:val="en-US"/>
          </w:rPr>
        </w:r>
        <w:r w:rsidR="00B37BF0" w:rsidRPr="00423514">
          <w:rPr>
            <w:webHidden/>
            <w:lang w:val="en-US"/>
          </w:rPr>
          <w:fldChar w:fldCharType="separate"/>
        </w:r>
        <w:r w:rsidR="00914B9D">
          <w:rPr>
            <w:webHidden/>
            <w:lang w:val="en-US"/>
          </w:rPr>
          <w:t>13</w:t>
        </w:r>
        <w:r w:rsidR="00B37BF0" w:rsidRPr="00423514">
          <w:rPr>
            <w:webHidden/>
            <w:lang w:val="en-US"/>
          </w:rPr>
          <w:fldChar w:fldCharType="end"/>
        </w:r>
      </w:hyperlink>
    </w:p>
    <w:p w14:paraId="4BA79899" w14:textId="29301DD9" w:rsidR="00B37BF0" w:rsidRPr="00423514" w:rsidRDefault="0032701B">
      <w:pPr>
        <w:pStyle w:val="TableofFigures"/>
        <w:rPr>
          <w:rFonts w:eastAsiaTheme="minorEastAsia" w:cstheme="minorBidi"/>
          <w:szCs w:val="22"/>
          <w:lang w:val="en-US" w:eastAsia="fi-FI"/>
        </w:rPr>
      </w:pPr>
      <w:hyperlink w:anchor="_Toc45634012" w:history="1">
        <w:r w:rsidR="00B37BF0" w:rsidRPr="00423514">
          <w:rPr>
            <w:rStyle w:val="Hyperlink"/>
            <w:lang w:val="en-US"/>
          </w:rPr>
          <w:t xml:space="preserve">Figure 8. </w:t>
        </w:r>
        <w:r w:rsidR="00B37BF0" w:rsidRPr="00423514">
          <w:rPr>
            <w:rFonts w:eastAsiaTheme="minorEastAsia" w:cstheme="minorBidi"/>
            <w:szCs w:val="22"/>
            <w:lang w:val="en-US" w:eastAsia="fi-FI"/>
          </w:rPr>
          <w:tab/>
        </w:r>
        <w:r w:rsidR="00B37BF0" w:rsidRPr="00423514">
          <w:rPr>
            <w:rStyle w:val="Hyperlink"/>
            <w:lang w:val="en-US"/>
          </w:rPr>
          <w:t>Clustering results.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_Toc45634012 \h </w:instrText>
        </w:r>
        <w:r w:rsidR="00B37BF0" w:rsidRPr="00423514">
          <w:rPr>
            <w:webHidden/>
            <w:lang w:val="en-US"/>
          </w:rPr>
        </w:r>
        <w:r w:rsidR="00B37BF0" w:rsidRPr="00423514">
          <w:rPr>
            <w:webHidden/>
            <w:lang w:val="en-US"/>
          </w:rPr>
          <w:fldChar w:fldCharType="separate"/>
        </w:r>
        <w:r w:rsidR="00914B9D">
          <w:rPr>
            <w:webHidden/>
            <w:lang w:val="en-US"/>
          </w:rPr>
          <w:t>14</w:t>
        </w:r>
        <w:r w:rsidR="00B37BF0" w:rsidRPr="00423514">
          <w:rPr>
            <w:webHidden/>
            <w:lang w:val="en-US"/>
          </w:rPr>
          <w:fldChar w:fldCharType="end"/>
        </w:r>
      </w:hyperlink>
    </w:p>
    <w:p w14:paraId="77961140" w14:textId="77777777" w:rsidR="00B37BF0" w:rsidRPr="00423514" w:rsidRDefault="0032701B">
      <w:pPr>
        <w:pStyle w:val="TableofFigures"/>
        <w:rPr>
          <w:rFonts w:eastAsiaTheme="minorEastAsia" w:cstheme="minorBidi"/>
          <w:szCs w:val="22"/>
          <w:lang w:val="en-US" w:eastAsia="fi-FI"/>
        </w:rPr>
      </w:pPr>
      <w:hyperlink w:anchor="_Toc45634013" w:history="1">
        <w:r w:rsidR="00B37BF0" w:rsidRPr="00423514">
          <w:rPr>
            <w:rStyle w:val="Hyperlink"/>
            <w:lang w:val="en-US"/>
          </w:rPr>
          <w:t>Figure 10.</w:t>
        </w:r>
        <w:r w:rsidR="00B37BF0" w:rsidRPr="00423514">
          <w:rPr>
            <w:rFonts w:eastAsiaTheme="minorEastAsia" w:cstheme="minorBidi"/>
            <w:szCs w:val="22"/>
            <w:lang w:val="en-US" w:eastAsia="fi-FI"/>
          </w:rPr>
          <w:tab/>
        </w:r>
        <w:r w:rsidR="00B37BF0" w:rsidRPr="00423514">
          <w:rPr>
            <w:rStyle w:val="Hyperlink"/>
            <w:lang w:val="en-US"/>
          </w:rPr>
          <w:t>Boxplot results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_Toc45634013 \h </w:instrText>
        </w:r>
        <w:r w:rsidR="00B37BF0" w:rsidRPr="00423514">
          <w:rPr>
            <w:webHidden/>
            <w:lang w:val="en-US"/>
          </w:rPr>
        </w:r>
        <w:r w:rsidR="00B37BF0" w:rsidRPr="00423514">
          <w:rPr>
            <w:webHidden/>
            <w:lang w:val="en-US"/>
          </w:rPr>
          <w:fldChar w:fldCharType="separate"/>
        </w:r>
        <w:r w:rsidR="00914B9D">
          <w:rPr>
            <w:webHidden/>
            <w:lang w:val="en-US"/>
          </w:rPr>
          <w:t>15</w:t>
        </w:r>
        <w:r w:rsidR="00B37BF0" w:rsidRPr="00423514">
          <w:rPr>
            <w:webHidden/>
            <w:lang w:val="en-US"/>
          </w:rPr>
          <w:fldChar w:fldCharType="end"/>
        </w:r>
      </w:hyperlink>
    </w:p>
    <w:p w14:paraId="5320C520" w14:textId="77777777" w:rsidR="00B37BF0" w:rsidRPr="00423514" w:rsidRDefault="0032701B">
      <w:pPr>
        <w:pStyle w:val="TableofFigures"/>
        <w:rPr>
          <w:rFonts w:eastAsiaTheme="minorEastAsia" w:cstheme="minorBidi"/>
          <w:szCs w:val="22"/>
          <w:lang w:val="en-US" w:eastAsia="fi-FI"/>
        </w:rPr>
      </w:pPr>
      <w:hyperlink w:anchor="_Toc45634014" w:history="1">
        <w:r w:rsidR="00B37BF0" w:rsidRPr="00423514">
          <w:rPr>
            <w:rStyle w:val="Hyperlink"/>
            <w:lang w:val="en-US"/>
          </w:rPr>
          <w:t>Figure 11.</w:t>
        </w:r>
        <w:r w:rsidR="00B37BF0" w:rsidRPr="00423514">
          <w:rPr>
            <w:rFonts w:eastAsiaTheme="minorEastAsia" w:cstheme="minorBidi"/>
            <w:szCs w:val="22"/>
            <w:lang w:val="en-US" w:eastAsia="fi-FI"/>
          </w:rPr>
          <w:tab/>
        </w:r>
        <w:r w:rsidR="00B37BF0" w:rsidRPr="00423514">
          <w:rPr>
            <w:rStyle w:val="Hyperlink"/>
            <w:lang w:val="en-US"/>
          </w:rPr>
          <w:t>Scatterplot results</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_Toc45634014 \h </w:instrText>
        </w:r>
        <w:r w:rsidR="00B37BF0" w:rsidRPr="00423514">
          <w:rPr>
            <w:webHidden/>
            <w:lang w:val="en-US"/>
          </w:rPr>
        </w:r>
        <w:r w:rsidR="00B37BF0" w:rsidRPr="00423514">
          <w:rPr>
            <w:webHidden/>
            <w:lang w:val="en-US"/>
          </w:rPr>
          <w:fldChar w:fldCharType="separate"/>
        </w:r>
        <w:r w:rsidR="00914B9D">
          <w:rPr>
            <w:webHidden/>
            <w:lang w:val="en-US"/>
          </w:rPr>
          <w:t>16</w:t>
        </w:r>
        <w:r w:rsidR="00B37BF0" w:rsidRPr="00423514">
          <w:rPr>
            <w:webHidden/>
            <w:lang w:val="en-US"/>
          </w:rPr>
          <w:fldChar w:fldCharType="end"/>
        </w:r>
      </w:hyperlink>
    </w:p>
    <w:p w14:paraId="2B3746A6" w14:textId="77777777" w:rsidR="00B37BF0" w:rsidRPr="00423514" w:rsidRDefault="0032701B">
      <w:pPr>
        <w:pStyle w:val="TableofFigures"/>
        <w:rPr>
          <w:rFonts w:eastAsiaTheme="minorEastAsia" w:cstheme="minorBidi"/>
          <w:szCs w:val="22"/>
          <w:lang w:val="en-US" w:eastAsia="fi-FI"/>
        </w:rPr>
      </w:pPr>
      <w:hyperlink w:anchor="_Toc45634015" w:history="1">
        <w:r w:rsidR="00B37BF0" w:rsidRPr="00423514">
          <w:rPr>
            <w:rStyle w:val="Hyperlink"/>
            <w:lang w:val="en-US"/>
          </w:rPr>
          <w:t>Figure 12.</w:t>
        </w:r>
        <w:r w:rsidR="00B37BF0" w:rsidRPr="00423514">
          <w:rPr>
            <w:rFonts w:eastAsiaTheme="minorEastAsia" w:cstheme="minorBidi"/>
            <w:szCs w:val="22"/>
            <w:lang w:val="en-US" w:eastAsia="fi-FI"/>
          </w:rPr>
          <w:tab/>
        </w:r>
        <w:r w:rsidR="00B37BF0" w:rsidRPr="00423514">
          <w:rPr>
            <w:rStyle w:val="Hyperlink"/>
            <w:lang w:val="en-US"/>
          </w:rPr>
          <w:t>Interactive plot</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_Toc45634015 \h </w:instrText>
        </w:r>
        <w:r w:rsidR="00B37BF0" w:rsidRPr="00423514">
          <w:rPr>
            <w:webHidden/>
            <w:lang w:val="en-US"/>
          </w:rPr>
        </w:r>
        <w:r w:rsidR="00B37BF0" w:rsidRPr="00423514">
          <w:rPr>
            <w:webHidden/>
            <w:lang w:val="en-US"/>
          </w:rPr>
          <w:fldChar w:fldCharType="separate"/>
        </w:r>
        <w:r w:rsidR="00914B9D">
          <w:rPr>
            <w:webHidden/>
            <w:lang w:val="en-US"/>
          </w:rPr>
          <w:t>17</w:t>
        </w:r>
        <w:r w:rsidR="00B37BF0" w:rsidRPr="00423514">
          <w:rPr>
            <w:webHidden/>
            <w:lang w:val="en-US"/>
          </w:rPr>
          <w:fldChar w:fldCharType="end"/>
        </w:r>
      </w:hyperlink>
    </w:p>
    <w:p w14:paraId="029E28F9" w14:textId="77777777" w:rsidR="00B37BF0" w:rsidRPr="00423514" w:rsidRDefault="0032701B">
      <w:pPr>
        <w:pStyle w:val="TableofFigures"/>
        <w:rPr>
          <w:rFonts w:eastAsiaTheme="minorEastAsia" w:cstheme="minorBidi"/>
          <w:szCs w:val="22"/>
          <w:lang w:val="en-US" w:eastAsia="fi-FI"/>
        </w:rPr>
      </w:pPr>
      <w:hyperlink w:anchor="_Toc45634016" w:history="1">
        <w:r w:rsidR="00B37BF0" w:rsidRPr="00423514">
          <w:rPr>
            <w:rStyle w:val="Hyperlink"/>
            <w:lang w:val="en-US"/>
          </w:rPr>
          <w:t>Figure 13.</w:t>
        </w:r>
        <w:r w:rsidR="00B37BF0" w:rsidRPr="00423514">
          <w:rPr>
            <w:rFonts w:eastAsiaTheme="minorEastAsia" w:cstheme="minorBidi"/>
            <w:szCs w:val="22"/>
            <w:lang w:val="en-US" w:eastAsia="fi-FI"/>
          </w:rPr>
          <w:tab/>
        </w:r>
        <w:r w:rsidR="00B37BF0" w:rsidRPr="00423514">
          <w:rPr>
            <w:rStyle w:val="Hyperlink"/>
            <w:lang w:val="en-US"/>
          </w:rPr>
          <w:t>Selected cluster is drawn on the right side image</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_Toc45634016 \h </w:instrText>
        </w:r>
        <w:r w:rsidR="00B37BF0" w:rsidRPr="00423514">
          <w:rPr>
            <w:webHidden/>
            <w:lang w:val="en-US"/>
          </w:rPr>
        </w:r>
        <w:r w:rsidR="00B37BF0" w:rsidRPr="00423514">
          <w:rPr>
            <w:webHidden/>
            <w:lang w:val="en-US"/>
          </w:rPr>
          <w:fldChar w:fldCharType="separate"/>
        </w:r>
        <w:r w:rsidR="00914B9D">
          <w:rPr>
            <w:webHidden/>
            <w:lang w:val="en-US"/>
          </w:rPr>
          <w:t>17</w:t>
        </w:r>
        <w:r w:rsidR="00B37BF0" w:rsidRPr="00423514">
          <w:rPr>
            <w:webHidden/>
            <w:lang w:val="en-US"/>
          </w:rPr>
          <w:fldChar w:fldCharType="end"/>
        </w:r>
      </w:hyperlink>
    </w:p>
    <w:p w14:paraId="089683B2" w14:textId="77777777" w:rsidR="00B37BF0" w:rsidRPr="00423514" w:rsidRDefault="0032701B">
      <w:pPr>
        <w:pStyle w:val="TableofFigures"/>
        <w:rPr>
          <w:rFonts w:eastAsiaTheme="minorEastAsia" w:cstheme="minorBidi"/>
          <w:szCs w:val="22"/>
          <w:lang w:val="en-US" w:eastAsia="fi-FI"/>
        </w:rPr>
      </w:pPr>
      <w:hyperlink w:anchor="_Toc45634017" w:history="1">
        <w:r w:rsidR="00B37BF0" w:rsidRPr="00423514">
          <w:rPr>
            <w:rStyle w:val="Hyperlink"/>
            <w:lang w:val="en-US"/>
          </w:rPr>
          <w:t>Figure 14.</w:t>
        </w:r>
        <w:r w:rsidR="00B37BF0" w:rsidRPr="00423514">
          <w:rPr>
            <w:rFonts w:eastAsiaTheme="minorEastAsia" w:cstheme="minorBidi"/>
            <w:szCs w:val="22"/>
            <w:lang w:val="en-US" w:eastAsia="fi-FI"/>
          </w:rPr>
          <w:tab/>
        </w:r>
        <w:r w:rsidR="00B37BF0" w:rsidRPr="00423514">
          <w:rPr>
            <w:rStyle w:val="Hyperlink"/>
            <w:lang w:val="en-US"/>
          </w:rPr>
          <w:t>Interactive plot is not showing</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_Toc45634017 \h </w:instrText>
        </w:r>
        <w:r w:rsidR="00B37BF0" w:rsidRPr="00423514">
          <w:rPr>
            <w:webHidden/>
            <w:lang w:val="en-US"/>
          </w:rPr>
        </w:r>
        <w:r w:rsidR="00B37BF0" w:rsidRPr="00423514">
          <w:rPr>
            <w:webHidden/>
            <w:lang w:val="en-US"/>
          </w:rPr>
          <w:fldChar w:fldCharType="separate"/>
        </w:r>
        <w:r w:rsidR="00914B9D">
          <w:rPr>
            <w:webHidden/>
            <w:lang w:val="en-US"/>
          </w:rPr>
          <w:t>18</w:t>
        </w:r>
        <w:r w:rsidR="00B37BF0" w:rsidRPr="00423514">
          <w:rPr>
            <w:webHidden/>
            <w:lang w:val="en-US"/>
          </w:rPr>
          <w:fldChar w:fldCharType="end"/>
        </w:r>
      </w:hyperlink>
    </w:p>
    <w:p w14:paraId="1146EFBA" w14:textId="77777777" w:rsidR="00B37BF0" w:rsidRPr="00423514" w:rsidRDefault="0032701B">
      <w:pPr>
        <w:pStyle w:val="TableofFigures"/>
        <w:rPr>
          <w:rFonts w:eastAsiaTheme="minorEastAsia" w:cstheme="minorBidi"/>
          <w:szCs w:val="22"/>
          <w:lang w:val="en-US" w:eastAsia="fi-FI"/>
        </w:rPr>
      </w:pPr>
      <w:hyperlink w:anchor="_Toc45634018" w:history="1">
        <w:r w:rsidR="00B37BF0" w:rsidRPr="00423514">
          <w:rPr>
            <w:rStyle w:val="Hyperlink"/>
            <w:lang w:val="en-US"/>
          </w:rPr>
          <w:t>Figure 15.</w:t>
        </w:r>
        <w:r w:rsidR="00B37BF0" w:rsidRPr="00423514">
          <w:rPr>
            <w:rFonts w:eastAsiaTheme="minorEastAsia" w:cstheme="minorBidi"/>
            <w:szCs w:val="22"/>
            <w:lang w:val="en-US" w:eastAsia="fi-FI"/>
          </w:rPr>
          <w:tab/>
        </w:r>
        <w:r w:rsidR="00B37BF0" w:rsidRPr="00423514">
          <w:rPr>
            <w:rStyle w:val="Hyperlink"/>
            <w:lang w:val="en-US"/>
          </w:rPr>
          <w:t>Interactive plot in web browser</w:t>
        </w:r>
        <w:r w:rsidR="00B37BF0" w:rsidRPr="00423514">
          <w:rPr>
            <w:webHidden/>
            <w:lang w:val="en-US"/>
          </w:rPr>
          <w:tab/>
        </w:r>
        <w:r w:rsidR="00B37BF0" w:rsidRPr="00423514">
          <w:rPr>
            <w:webHidden/>
            <w:lang w:val="en-US"/>
          </w:rPr>
          <w:fldChar w:fldCharType="begin"/>
        </w:r>
        <w:r w:rsidR="00B37BF0" w:rsidRPr="00423514">
          <w:rPr>
            <w:webHidden/>
            <w:lang w:val="en-US"/>
          </w:rPr>
          <w:instrText xml:space="preserve"> PAGEREF _Toc45634018 \h </w:instrText>
        </w:r>
        <w:r w:rsidR="00B37BF0" w:rsidRPr="00423514">
          <w:rPr>
            <w:webHidden/>
            <w:lang w:val="en-US"/>
          </w:rPr>
        </w:r>
        <w:r w:rsidR="00B37BF0" w:rsidRPr="00423514">
          <w:rPr>
            <w:webHidden/>
            <w:lang w:val="en-US"/>
          </w:rPr>
          <w:fldChar w:fldCharType="separate"/>
        </w:r>
        <w:r w:rsidR="00914B9D">
          <w:rPr>
            <w:webHidden/>
            <w:lang w:val="en-US"/>
          </w:rPr>
          <w:t>19</w:t>
        </w:r>
        <w:r w:rsidR="00B37BF0" w:rsidRPr="00423514">
          <w:rPr>
            <w:webHidden/>
            <w:lang w:val="en-US"/>
          </w:rPr>
          <w:fldChar w:fldCharType="end"/>
        </w:r>
      </w:hyperlink>
    </w:p>
    <w:p w14:paraId="6CEFD381" w14:textId="77777777" w:rsidR="00AF629F" w:rsidRPr="00252780" w:rsidRDefault="00A93D58" w:rsidP="00912DB6">
      <w:pPr>
        <w:pStyle w:val="Text"/>
        <w:spacing w:line="240" w:lineRule="auto"/>
        <w:rPr>
          <w:rStyle w:val="Hyperlink"/>
          <w:rFonts w:ascii="Calibri Light" w:hAnsi="Calibri Light" w:cs="Calibri Light"/>
          <w:noProof/>
          <w:color w:val="auto"/>
          <w:sz w:val="22"/>
          <w:szCs w:val="22"/>
          <w:u w:val="none"/>
        </w:rPr>
      </w:pPr>
      <w:r w:rsidRPr="00252780">
        <w:rPr>
          <w:rStyle w:val="Hyperlink"/>
          <w:rFonts w:ascii="Calibri Light" w:hAnsi="Calibri Light" w:cs="Calibri Light"/>
          <w:noProof/>
          <w:color w:val="auto"/>
          <w:sz w:val="22"/>
          <w:szCs w:val="22"/>
          <w:u w:val="none"/>
        </w:rPr>
        <w:fldChar w:fldCharType="end"/>
      </w:r>
    </w:p>
    <w:p w14:paraId="39A5D2AC" w14:textId="4791F77F" w:rsidR="0019706E" w:rsidRPr="00252780" w:rsidRDefault="0019706E" w:rsidP="00912DB6">
      <w:pPr>
        <w:pStyle w:val="Text"/>
        <w:spacing w:line="240" w:lineRule="auto"/>
        <w:rPr>
          <w:rStyle w:val="Hyperlink"/>
          <w:color w:val="auto"/>
          <w:u w:val="none"/>
        </w:rPr>
      </w:pPr>
      <w:r w:rsidRPr="00827065">
        <w:rPr>
          <w:rStyle w:val="Hyperlink"/>
          <w:szCs w:val="22"/>
        </w:rPr>
        <w:br w:type="page"/>
      </w:r>
    </w:p>
    <w:p w14:paraId="6D25961C" w14:textId="31E597C4" w:rsidR="00E945B7" w:rsidRPr="00252780" w:rsidRDefault="00000A32" w:rsidP="00E945B7">
      <w:pPr>
        <w:pStyle w:val="Heading1"/>
        <w:rPr>
          <w:lang w:val="en-US"/>
        </w:rPr>
      </w:pPr>
      <w:bookmarkStart w:id="7" w:name="_Toc64388732"/>
      <w:bookmarkStart w:id="8" w:name="_Toc528568848"/>
      <w:bookmarkStart w:id="9" w:name="_Ref528559216"/>
      <w:r w:rsidRPr="00252780">
        <w:rPr>
          <w:lang w:val="en-US"/>
        </w:rPr>
        <w:lastRenderedPageBreak/>
        <w:t>Intr</w:t>
      </w:r>
      <w:r w:rsidR="00605A25" w:rsidRPr="00252780">
        <w:rPr>
          <w:lang w:val="en-US"/>
        </w:rPr>
        <w:t>oduction</w:t>
      </w:r>
      <w:bookmarkEnd w:id="7"/>
    </w:p>
    <w:p w14:paraId="532D87FC" w14:textId="546EB471" w:rsidR="00AF629F" w:rsidRPr="00252780" w:rsidRDefault="00212414" w:rsidP="00AF629F">
      <w:pPr>
        <w:pStyle w:val="Text"/>
        <w:spacing w:line="240" w:lineRule="auto"/>
      </w:pPr>
      <w:r w:rsidRPr="00252780">
        <w:t xml:space="preserve">The purpose of this document is to explain how to install, use and read the results of the </w:t>
      </w:r>
      <w:r w:rsidRPr="00252780">
        <w:rPr>
          <w:i/>
        </w:rPr>
        <w:t>G</w:t>
      </w:r>
      <w:r w:rsidR="00B00929" w:rsidRPr="00252780">
        <w:rPr>
          <w:i/>
        </w:rPr>
        <w:t>is</w:t>
      </w:r>
      <w:r w:rsidRPr="00252780">
        <w:rPr>
          <w:i/>
        </w:rPr>
        <w:t>SOM</w:t>
      </w:r>
      <w:r w:rsidR="00EA3ECB" w:rsidRPr="00252780">
        <w:t xml:space="preserve"> software developed </w:t>
      </w:r>
      <w:r w:rsidR="00EA3ECB" w:rsidRPr="00827065">
        <w:rPr>
          <w:rFonts w:asciiTheme="minorHAnsi" w:hAnsiTheme="minorHAnsi" w:cstheme="minorHAnsi"/>
          <w:szCs w:val="24"/>
        </w:rPr>
        <w:t xml:space="preserve">in the European Union funded H2020 project NEXT. </w:t>
      </w:r>
      <w:r w:rsidR="005E4592">
        <w:rPr>
          <w:rFonts w:asciiTheme="minorHAnsi" w:hAnsiTheme="minorHAnsi" w:cstheme="minorHAnsi"/>
          <w:szCs w:val="24"/>
        </w:rPr>
        <w:t xml:space="preserve">GisSOM is developed for performing self-organizing maps and k-means clustering for multivariate data. The software provides means to do simple preprocessing to the input data and select variables for clustering. Result visualization is applicable also for spatial data, showing the results in the original geospace in addition to the SOM space. Results are also available as csv tables with mapping from SOM space to </w:t>
      </w:r>
      <w:del w:id="10" w:author="Hautala Sakari (GTK)" w:date="2021-06-18T14:38:00Z">
        <w:r w:rsidR="005E4592" w:rsidDel="009F1DB4">
          <w:rPr>
            <w:rFonts w:asciiTheme="minorHAnsi" w:hAnsiTheme="minorHAnsi" w:cstheme="minorHAnsi"/>
            <w:szCs w:val="24"/>
          </w:rPr>
          <w:delText>geospace</w:delText>
        </w:r>
      </w:del>
      <w:ins w:id="11" w:author="Hautala Sakari (GTK)" w:date="2021-06-18T14:38:00Z">
        <w:r w:rsidR="009F1DB4">
          <w:rPr>
            <w:rFonts w:asciiTheme="minorHAnsi" w:hAnsiTheme="minorHAnsi" w:cstheme="minorHAnsi"/>
            <w:szCs w:val="24"/>
          </w:rPr>
          <w:t>geospacer</w:t>
        </w:r>
      </w:ins>
      <w:r w:rsidR="005E4592">
        <w:rPr>
          <w:rFonts w:asciiTheme="minorHAnsi" w:hAnsiTheme="minorHAnsi" w:cstheme="minorHAnsi"/>
          <w:szCs w:val="24"/>
        </w:rPr>
        <w:t>.</w:t>
      </w:r>
      <w:ins w:id="12" w:author="Hautala Sakari (GTK)" w:date="2021-06-18T14:38:00Z">
        <w:r w:rsidR="009F1DB4">
          <w:rPr>
            <w:rFonts w:asciiTheme="minorHAnsi" w:hAnsiTheme="minorHAnsi" w:cstheme="minorHAnsi"/>
            <w:szCs w:val="24"/>
          </w:rPr>
          <w:t xml:space="preserve"> The calculation and results use 32-bit floating point numbers, so </w:t>
        </w:r>
      </w:ins>
      <w:ins w:id="13" w:author="Hautala Sakari (GTK)" w:date="2021-06-18T14:39:00Z">
        <w:r w:rsidR="009F1DB4">
          <w:rPr>
            <w:rFonts w:asciiTheme="minorHAnsi" w:hAnsiTheme="minorHAnsi" w:cstheme="minorHAnsi"/>
            <w:szCs w:val="24"/>
          </w:rPr>
          <w:t>the results have around 7 digits of significance</w:t>
        </w:r>
        <w:r w:rsidR="002C2655">
          <w:rPr>
            <w:rFonts w:asciiTheme="minorHAnsi" w:hAnsiTheme="minorHAnsi" w:cstheme="minorHAnsi"/>
            <w:szCs w:val="24"/>
          </w:rPr>
          <w:t>.</w:t>
        </w:r>
      </w:ins>
      <w:r w:rsidR="005E4592">
        <w:rPr>
          <w:rFonts w:asciiTheme="minorHAnsi" w:hAnsiTheme="minorHAnsi" w:cstheme="minorHAnsi"/>
          <w:szCs w:val="24"/>
        </w:rPr>
        <w:t xml:space="preserve"> </w:t>
      </w:r>
      <w:r w:rsidR="00B92688" w:rsidRPr="00827065">
        <w:rPr>
          <w:rFonts w:asciiTheme="minorHAnsi" w:hAnsiTheme="minorHAnsi" w:cstheme="minorHAnsi"/>
          <w:szCs w:val="24"/>
        </w:rPr>
        <w:t>D</w:t>
      </w:r>
      <w:r w:rsidR="00EA3ECB" w:rsidRPr="00827065">
        <w:rPr>
          <w:rFonts w:asciiTheme="minorHAnsi" w:hAnsiTheme="minorHAnsi" w:cstheme="minorHAnsi"/>
          <w:szCs w:val="24"/>
        </w:rPr>
        <w:t>etailed information on the software design</w:t>
      </w:r>
      <w:r w:rsidR="00D55A85">
        <w:rPr>
          <w:rFonts w:asciiTheme="minorHAnsi" w:hAnsiTheme="minorHAnsi" w:cstheme="minorHAnsi"/>
          <w:szCs w:val="24"/>
        </w:rPr>
        <w:t xml:space="preserve"> and algorithms used </w:t>
      </w:r>
      <w:r w:rsidR="00F81AAA" w:rsidRPr="00827065">
        <w:rPr>
          <w:rFonts w:asciiTheme="minorHAnsi" w:hAnsiTheme="minorHAnsi" w:cstheme="minorHAnsi"/>
          <w:szCs w:val="24"/>
        </w:rPr>
        <w:t>is provided in D 4.11</w:t>
      </w:r>
      <w:r w:rsidR="00AF629F" w:rsidRPr="00827065">
        <w:rPr>
          <w:rFonts w:asciiTheme="minorHAnsi" w:hAnsiTheme="minorHAnsi" w:cstheme="minorHAnsi"/>
          <w:szCs w:val="24"/>
        </w:rPr>
        <w:t xml:space="preserve"> Appendix 2</w:t>
      </w:r>
      <w:r w:rsidR="00EA3ECB" w:rsidRPr="00827065">
        <w:rPr>
          <w:rFonts w:asciiTheme="minorHAnsi" w:hAnsiTheme="minorHAnsi" w:cstheme="minorHAnsi"/>
          <w:szCs w:val="24"/>
        </w:rPr>
        <w:t>.</w:t>
      </w:r>
    </w:p>
    <w:p w14:paraId="3880F99E" w14:textId="66CBEFDE" w:rsidR="00DF7614" w:rsidRPr="00252780" w:rsidRDefault="00912DB6" w:rsidP="001B57D2">
      <w:pPr>
        <w:pStyle w:val="Heading2"/>
        <w:rPr>
          <w:lang w:val="en-US"/>
        </w:rPr>
      </w:pPr>
      <w:bookmarkStart w:id="14" w:name="_Toc64388733"/>
      <w:r w:rsidRPr="00252780">
        <w:rPr>
          <w:lang w:val="en-US"/>
        </w:rPr>
        <w:t>Self-organizing maps and k-means</w:t>
      </w:r>
      <w:bookmarkEnd w:id="14"/>
    </w:p>
    <w:p w14:paraId="567CF87E" w14:textId="38BE056B" w:rsidR="001B57D2" w:rsidRPr="00252780" w:rsidRDefault="001B57D2" w:rsidP="00AF629F">
      <w:pPr>
        <w:pStyle w:val="Text"/>
        <w:spacing w:line="240" w:lineRule="auto"/>
      </w:pPr>
      <w:r w:rsidRPr="00827065">
        <w:t xml:space="preserve">Self-organizing maps (SOM) </w:t>
      </w:r>
      <w:r w:rsidRPr="00252780">
        <w:rPr>
          <w:rFonts w:asciiTheme="minorHAnsi" w:hAnsiTheme="minorHAnsi" w:cstheme="minorHAnsi"/>
          <w:szCs w:val="24"/>
        </w:rPr>
        <w:t xml:space="preserve">is an unsupervised artificial neural network that </w:t>
      </w:r>
      <w:r w:rsidR="008E60DA" w:rsidRPr="00252780">
        <w:rPr>
          <w:rFonts w:asciiTheme="minorHAnsi" w:hAnsiTheme="minorHAnsi" w:cstheme="minorHAnsi"/>
          <w:szCs w:val="24"/>
        </w:rPr>
        <w:t xml:space="preserve">arranges </w:t>
      </w:r>
      <w:r w:rsidRPr="00252780">
        <w:rPr>
          <w:rFonts w:asciiTheme="minorHAnsi" w:hAnsiTheme="minorHAnsi" w:cstheme="minorHAnsi"/>
          <w:szCs w:val="24"/>
        </w:rPr>
        <w:t xml:space="preserve">a set of n-dimensional vectors to a usually </w:t>
      </w:r>
      <w:r w:rsidR="002B077F">
        <w:rPr>
          <w:rFonts w:asciiTheme="minorHAnsi" w:hAnsiTheme="minorHAnsi" w:cstheme="minorHAnsi"/>
          <w:szCs w:val="24"/>
        </w:rPr>
        <w:t>two</w:t>
      </w:r>
      <w:r w:rsidRPr="00252780">
        <w:rPr>
          <w:rFonts w:asciiTheme="minorHAnsi" w:hAnsiTheme="minorHAnsi" w:cstheme="minorHAnsi"/>
          <w:szCs w:val="24"/>
        </w:rPr>
        <w:t xml:space="preserve"> dimensional SOM lattice (Kohonen, 2001). The usability of SOM comes from its topology preserving nature: similar data vectors are assigned to SOM cells that are close together.</w:t>
      </w:r>
    </w:p>
    <w:p w14:paraId="4B795296" w14:textId="15CEC3EB" w:rsidR="001C32A4" w:rsidRPr="00252780" w:rsidRDefault="006D100A" w:rsidP="00AF629F">
      <w:pPr>
        <w:pStyle w:val="Text"/>
        <w:spacing w:line="240" w:lineRule="auto"/>
        <w:rPr>
          <w:rFonts w:asciiTheme="minorHAnsi" w:hAnsiTheme="minorHAnsi" w:cstheme="minorHAnsi"/>
          <w:szCs w:val="24"/>
        </w:rPr>
      </w:pPr>
      <w:r w:rsidRPr="00252780">
        <w:t xml:space="preserve">Although SOM </w:t>
      </w:r>
      <w:r w:rsidRPr="00252780">
        <w:rPr>
          <w:rFonts w:asciiTheme="minorHAnsi" w:hAnsiTheme="minorHAnsi" w:cstheme="minorHAnsi"/>
          <w:szCs w:val="24"/>
        </w:rPr>
        <w:t xml:space="preserve">can be considered as a clustering method itself, the number of </w:t>
      </w:r>
      <w:r w:rsidR="00656D20" w:rsidRPr="00252780">
        <w:rPr>
          <w:rFonts w:asciiTheme="minorHAnsi" w:hAnsiTheme="minorHAnsi" w:cstheme="minorHAnsi"/>
          <w:szCs w:val="24"/>
        </w:rPr>
        <w:t xml:space="preserve">cells in a SOM </w:t>
      </w:r>
      <w:r w:rsidRPr="00252780">
        <w:rPr>
          <w:rFonts w:asciiTheme="minorHAnsi" w:hAnsiTheme="minorHAnsi" w:cstheme="minorHAnsi"/>
          <w:szCs w:val="24"/>
        </w:rPr>
        <w:t>is generally too large</w:t>
      </w:r>
      <w:r w:rsidR="008E60DA" w:rsidRPr="00252780">
        <w:rPr>
          <w:rFonts w:asciiTheme="minorHAnsi" w:hAnsiTheme="minorHAnsi" w:cstheme="minorHAnsi"/>
          <w:szCs w:val="24"/>
        </w:rPr>
        <w:t xml:space="preserve"> for practical data classification, for instance</w:t>
      </w:r>
      <w:r w:rsidRPr="00252780">
        <w:rPr>
          <w:rFonts w:asciiTheme="minorHAnsi" w:hAnsiTheme="minorHAnsi" w:cstheme="minorHAnsi"/>
          <w:szCs w:val="24"/>
        </w:rPr>
        <w:t>. T</w:t>
      </w:r>
      <w:r w:rsidR="008E60DA" w:rsidRPr="00252780">
        <w:rPr>
          <w:rFonts w:asciiTheme="minorHAnsi" w:hAnsiTheme="minorHAnsi" w:cstheme="minorHAnsi"/>
          <w:szCs w:val="24"/>
        </w:rPr>
        <w:t>o reduce the number of clusters</w:t>
      </w:r>
      <w:r w:rsidRPr="00252780">
        <w:rPr>
          <w:rFonts w:asciiTheme="minorHAnsi" w:hAnsiTheme="minorHAnsi" w:cstheme="minorHAnsi"/>
          <w:szCs w:val="24"/>
        </w:rPr>
        <w:t xml:space="preserve">, GisSOM applies k-means clustering to </w:t>
      </w:r>
      <w:r w:rsidR="00656D20" w:rsidRPr="00252780">
        <w:rPr>
          <w:rFonts w:asciiTheme="minorHAnsi" w:hAnsiTheme="minorHAnsi" w:cstheme="minorHAnsi"/>
          <w:szCs w:val="24"/>
        </w:rPr>
        <w:t xml:space="preserve">the </w:t>
      </w:r>
      <w:r w:rsidRPr="00252780">
        <w:rPr>
          <w:rFonts w:asciiTheme="minorHAnsi" w:hAnsiTheme="minorHAnsi" w:cstheme="minorHAnsi"/>
          <w:szCs w:val="24"/>
        </w:rPr>
        <w:t>SOM</w:t>
      </w:r>
      <w:r w:rsidR="008E60DA" w:rsidRPr="00252780">
        <w:rPr>
          <w:rFonts w:asciiTheme="minorHAnsi" w:hAnsiTheme="minorHAnsi" w:cstheme="minorHAnsi"/>
          <w:szCs w:val="24"/>
        </w:rPr>
        <w:t xml:space="preserve"> result</w:t>
      </w:r>
      <w:r w:rsidRPr="00252780">
        <w:rPr>
          <w:rFonts w:asciiTheme="minorHAnsi" w:hAnsiTheme="minorHAnsi" w:cstheme="minorHAnsi"/>
          <w:szCs w:val="24"/>
        </w:rPr>
        <w:t>. K-means is a very basic clustering method where each data point is assigned to the cluster that best represents the data point</w:t>
      </w:r>
      <w:r w:rsidR="00656D20" w:rsidRPr="00252780">
        <w:rPr>
          <w:rFonts w:asciiTheme="minorHAnsi" w:hAnsiTheme="minorHAnsi" w:cstheme="minorHAnsi"/>
          <w:szCs w:val="24"/>
        </w:rPr>
        <w:t xml:space="preserve">, without considering the </w:t>
      </w:r>
      <w:r w:rsidR="006A14C7" w:rsidRPr="00252780">
        <w:rPr>
          <w:rFonts w:asciiTheme="minorHAnsi" w:hAnsiTheme="minorHAnsi" w:cstheme="minorHAnsi"/>
          <w:szCs w:val="24"/>
        </w:rPr>
        <w:t xml:space="preserve">relation between or </w:t>
      </w:r>
      <w:r w:rsidR="00656D20" w:rsidRPr="00252780">
        <w:rPr>
          <w:rFonts w:asciiTheme="minorHAnsi" w:hAnsiTheme="minorHAnsi" w:cstheme="minorHAnsi"/>
          <w:szCs w:val="24"/>
        </w:rPr>
        <w:t>similarity of different clusters</w:t>
      </w:r>
      <w:r w:rsidRPr="00252780">
        <w:rPr>
          <w:rFonts w:asciiTheme="minorHAnsi" w:hAnsiTheme="minorHAnsi" w:cstheme="minorHAnsi"/>
          <w:szCs w:val="24"/>
        </w:rPr>
        <w:t>.</w:t>
      </w:r>
    </w:p>
    <w:p w14:paraId="72C5D37D" w14:textId="20C6013D" w:rsidR="003246A6" w:rsidRPr="00827065" w:rsidRDefault="003246A6" w:rsidP="003246A6">
      <w:pPr>
        <w:pStyle w:val="Text"/>
      </w:pPr>
      <w:r w:rsidRPr="00827065">
        <w:t>SOM and k-means computations are carried out using the somoclu package (Wittek et al., 2017). After the initialization of the SOM neuron weights, the training of SOM utilizes competitive learning (Kohonen, 2001): For a given data point, the neuron with the smallest Euclidean distance is found; this neuron is called the best matching unit (BMU). The weights of the BMU and the neurons close to it are updated to be closer to the data point. The formula for updating the weights is</w:t>
      </w:r>
    </w:p>
    <w:p w14:paraId="2A4F470A" w14:textId="77777777" w:rsidR="003246A6" w:rsidRPr="00827065" w:rsidRDefault="003246A6" w:rsidP="003246A6">
      <w:pPr>
        <w:pStyle w:val="Text"/>
      </w:pPr>
      <m:oMathPara>
        <m:oMath>
          <m:r>
            <w:rPr>
              <w:rFonts w:ascii="Cambria Math" w:hAnsi="Cambria Math"/>
            </w:rPr>
            <m:t>w</m:t>
          </m:r>
          <m:d>
            <m:dPr>
              <m:ctrlPr>
                <w:rPr>
                  <w:rFonts w:ascii="Cambria Math" w:hAnsi="Cambria Math"/>
                  <w:i/>
                </w:rPr>
              </m:ctrlPr>
            </m:dPr>
            <m:e>
              <m:r>
                <w:rPr>
                  <w:rFonts w:ascii="Cambria Math" w:hAnsi="Cambria Math"/>
                </w:rPr>
                <m:t>t+1</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+α(t)h(t)(x</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oMath>
      </m:oMathPara>
    </w:p>
    <w:p w14:paraId="3E652260" w14:textId="19B471CA" w:rsidR="003246A6" w:rsidRDefault="003246A6" w:rsidP="003246A6">
      <w:pPr>
        <w:pStyle w:val="Text"/>
      </w:pPr>
      <w:r w:rsidRPr="00827065">
        <w:t xml:space="preserve">where </w:t>
      </w:r>
      <m:oMath>
        <m:r>
          <w:rPr>
            <w:rFonts w:ascii="Cambria Math" w:hAnsi="Cambria Math"/>
          </w:rPr>
          <m:t>w</m:t>
        </m:r>
        <m:d>
          <m:dPr>
            <m:ctrlPr>
              <w:rPr>
                <w:rFonts w:ascii="Cambria Math" w:hAnsi="Cambria Math"/>
                <w:i/>
              </w:rPr>
            </m:ctrlPr>
          </m:dPr>
          <m:e>
            <m:r>
              <w:rPr>
                <w:rFonts w:ascii="Cambria Math" w:hAnsi="Cambria Math"/>
              </w:rPr>
              <m:t>t+1</m:t>
            </m:r>
          </m:e>
        </m:d>
      </m:oMath>
      <w:r w:rsidRPr="00827065">
        <w:t xml:space="preserve"> is the new weight for a given neuron, </w:t>
      </w:r>
      <m:oMath>
        <m:r>
          <w:rPr>
            <w:rFonts w:ascii="Cambria Math" w:hAnsi="Cambria Math"/>
          </w:rPr>
          <m:t>w</m:t>
        </m:r>
        <m:d>
          <m:dPr>
            <m:ctrlPr>
              <w:rPr>
                <w:rFonts w:ascii="Cambria Math" w:hAnsi="Cambria Math"/>
                <w:i/>
              </w:rPr>
            </m:ctrlPr>
          </m:dPr>
          <m:e>
            <m:r>
              <w:rPr>
                <w:rFonts w:ascii="Cambria Math" w:hAnsi="Cambria Math"/>
              </w:rPr>
              <m:t>t</m:t>
            </m:r>
          </m:e>
        </m:d>
      </m:oMath>
      <w:r w:rsidRPr="00827065">
        <w:t xml:space="preserve"> is the old weight, </w:t>
      </w:r>
      <m:oMath>
        <m:r>
          <w:rPr>
            <w:rFonts w:ascii="Cambria Math" w:hAnsi="Cambria Math"/>
          </w:rPr>
          <m:t>α(t)</m:t>
        </m:r>
      </m:oMath>
      <w:r w:rsidRPr="00827065">
        <w:t xml:space="preserve"> is monotonically decreasing coefficient (learning rate), </w:t>
      </w:r>
      <m:oMath>
        <m:r>
          <w:rPr>
            <w:rFonts w:ascii="Cambria Math" w:hAnsi="Cambria Math"/>
          </w:rPr>
          <m:t>h(t)</m:t>
        </m:r>
      </m:oMath>
      <w:r w:rsidRPr="00827065">
        <w:t xml:space="preserve"> is a neighborhood function, and </w:t>
      </w:r>
      <m:oMath>
        <m:r>
          <w:rPr>
            <w:rFonts w:ascii="Cambria Math" w:hAnsi="Cambria Math"/>
          </w:rPr>
          <m:t>x</m:t>
        </m:r>
        <m:d>
          <m:dPr>
            <m:ctrlPr>
              <w:rPr>
                <w:rFonts w:ascii="Cambria Math" w:hAnsi="Cambria Math"/>
                <w:i/>
              </w:rPr>
            </m:ctrlPr>
          </m:dPr>
          <m:e>
            <m:r>
              <w:rPr>
                <w:rFonts w:ascii="Cambria Math" w:hAnsi="Cambria Math"/>
              </w:rPr>
              <m:t>t</m:t>
            </m:r>
          </m:e>
        </m:d>
      </m:oMath>
      <w:r w:rsidRPr="00827065">
        <w:t xml:space="preserve"> is the input data value. The learning rate ensures that the area in which the weights are updated shrinks over time and the neighborhood function ensures that the update is smaller the farther away the neuron is from the BMU in SOM space.</w:t>
      </w:r>
    </w:p>
    <w:p w14:paraId="3A7E130C" w14:textId="48A75F5D" w:rsidR="00F96E83" w:rsidRPr="00827065" w:rsidRDefault="00F96E83" w:rsidP="003246A6">
      <w:pPr>
        <w:pStyle w:val="Text"/>
      </w:pPr>
      <w:r w:rsidRPr="00827065">
        <w:t xml:space="preserve">The quality of SOM is usually measured using two quantities. The </w:t>
      </w:r>
      <w:r w:rsidRPr="00827065">
        <w:rPr>
          <w:i/>
        </w:rPr>
        <w:t>topological error</w:t>
      </w:r>
      <w:r w:rsidRPr="00827065">
        <w:t xml:space="preserve"> describes how closely similar data vectors are located on SOM and the </w:t>
      </w:r>
      <w:r w:rsidRPr="00827065">
        <w:rPr>
          <w:i/>
        </w:rPr>
        <w:t>quantization error</w:t>
      </w:r>
      <w:r w:rsidRPr="00827065">
        <w:t xml:space="preserve"> is a measure of the goodness of clustering of data vectors in each SOM cell. </w:t>
      </w:r>
      <w:r>
        <w:t>In GisSOM, computation of only quantization error is implemented so far.</w:t>
      </w:r>
    </w:p>
    <w:p w14:paraId="48E48B40" w14:textId="77777777" w:rsidR="003246A6" w:rsidRPr="00827065" w:rsidRDefault="003246A6" w:rsidP="003246A6">
      <w:pPr>
        <w:pStyle w:val="Text"/>
      </w:pPr>
      <w:r w:rsidRPr="00827065">
        <w:t>After SOM calculation, k-means clustering can be applied to its neurons. K-means is a clustering method that tries to minimize variances within clusters. The algorithm is iterative; it assigns observations to the closest cluster centroid and recalculates the centroids. This is repeated until no updating happens.</w:t>
      </w:r>
    </w:p>
    <w:p w14:paraId="2818CEC3" w14:textId="5BE82939" w:rsidR="00AF629F" w:rsidRPr="00252780" w:rsidRDefault="003246A6" w:rsidP="00DB4B2E">
      <w:pPr>
        <w:pStyle w:val="Text"/>
        <w:rPr>
          <w:rFonts w:asciiTheme="minorHAnsi" w:hAnsiTheme="minorHAnsi" w:cstheme="minorHAnsi"/>
          <w:szCs w:val="24"/>
        </w:rPr>
      </w:pPr>
      <w:r w:rsidRPr="00827065">
        <w:lastRenderedPageBreak/>
        <w:t>The user provides the minimum and maximum number of clusters for which k-means clustering is tested. As the initial random assignment of clusters affects the results of the algorithm, k-means is run multiple times (user provides the number of initializations) for each number of clusters in the given range. The best clustering result for each number of clusters is saved, and the three best clustering results are shown in the user interface, and stored. The goodness of clustering is measured using the Davies-Bouldin index (Davies &amp; Bouldin, 1979).</w:t>
      </w:r>
    </w:p>
    <w:p w14:paraId="453D8562" w14:textId="0D19EF10" w:rsidR="00E207ED" w:rsidRPr="00252780" w:rsidRDefault="00366E9B" w:rsidP="00366E9B">
      <w:pPr>
        <w:pStyle w:val="Heading1"/>
        <w:rPr>
          <w:lang w:val="en-US"/>
        </w:rPr>
      </w:pPr>
      <w:bookmarkStart w:id="15" w:name="_Toc64388735"/>
      <w:r w:rsidRPr="00252780">
        <w:rPr>
          <w:lang w:val="en-US"/>
        </w:rPr>
        <w:t>Installation</w:t>
      </w:r>
      <w:bookmarkEnd w:id="15"/>
    </w:p>
    <w:p w14:paraId="5D16154E" w14:textId="74825BAD" w:rsidR="00AF629F" w:rsidRPr="00252780" w:rsidRDefault="00E207ED" w:rsidP="00AF629F">
      <w:pPr>
        <w:pStyle w:val="Text"/>
        <w:spacing w:line="240" w:lineRule="auto"/>
      </w:pPr>
      <w:r w:rsidRPr="00252780">
        <w:t>The software comes with an installer. Double-click the installer to start the installation wizard and install the software.</w:t>
      </w:r>
    </w:p>
    <w:p w14:paraId="36F5029E" w14:textId="69C1F864" w:rsidR="00E207ED" w:rsidRPr="00252780" w:rsidRDefault="00E207ED" w:rsidP="00E207ED">
      <w:pPr>
        <w:pStyle w:val="Heading2"/>
        <w:rPr>
          <w:lang w:val="en-US"/>
        </w:rPr>
      </w:pPr>
      <w:bookmarkStart w:id="16" w:name="_Toc64388736"/>
      <w:r w:rsidRPr="00252780">
        <w:rPr>
          <w:lang w:val="en-US"/>
        </w:rPr>
        <w:t>Installation requirements</w:t>
      </w:r>
      <w:bookmarkEnd w:id="16"/>
    </w:p>
    <w:p w14:paraId="1A2EFC2E" w14:textId="4803F23C" w:rsidR="00AF629F" w:rsidRPr="00252780" w:rsidRDefault="00E207ED" w:rsidP="00AF629F">
      <w:pPr>
        <w:pStyle w:val="Text"/>
        <w:spacing w:line="240" w:lineRule="auto"/>
      </w:pPr>
      <w:r w:rsidRPr="00252780">
        <w:t>GisSOM requires Windows</w:t>
      </w:r>
      <w:r w:rsidR="00CF4C12" w:rsidRPr="00252780">
        <w:t xml:space="preserve"> operating system (7, 8 or 10).</w:t>
      </w:r>
    </w:p>
    <w:p w14:paraId="20EA3167" w14:textId="0258AF63" w:rsidR="00AB3811" w:rsidRPr="00252780" w:rsidRDefault="007F7BCC" w:rsidP="007F7BCC">
      <w:pPr>
        <w:pStyle w:val="Heading1"/>
        <w:rPr>
          <w:lang w:val="en-US"/>
        </w:rPr>
      </w:pPr>
      <w:bookmarkStart w:id="17" w:name="_Toc64388737"/>
      <w:r w:rsidRPr="00252780">
        <w:rPr>
          <w:lang w:val="en-US"/>
        </w:rPr>
        <w:t>Using the software</w:t>
      </w:r>
      <w:bookmarkEnd w:id="17"/>
    </w:p>
    <w:p w14:paraId="1F4D1147" w14:textId="383EC140" w:rsidR="007F7BCC" w:rsidRPr="00252780" w:rsidRDefault="007F7BCC" w:rsidP="00AF629F">
      <w:pPr>
        <w:pStyle w:val="Text"/>
        <w:spacing w:line="240" w:lineRule="auto"/>
      </w:pPr>
      <w:r w:rsidRPr="00252780">
        <w:t xml:space="preserve">Open the software using </w:t>
      </w:r>
      <w:r w:rsidR="00BC7A3D" w:rsidRPr="00252780">
        <w:t xml:space="preserve">the </w:t>
      </w:r>
      <w:r w:rsidR="003904C3" w:rsidRPr="00252780">
        <w:t>GisSOM icon that is created on your desktop, or by running executable</w:t>
      </w:r>
      <w:r w:rsidR="00BC7A3D" w:rsidRPr="00252780">
        <w:t xml:space="preserve"> </w:t>
      </w:r>
      <w:r w:rsidRPr="00252780">
        <w:t>SomUI.exe</w:t>
      </w:r>
      <w:r w:rsidR="00361266" w:rsidRPr="00252780">
        <w:t>, which is in the root of the installation directory</w:t>
      </w:r>
      <w:r w:rsidR="00423A86" w:rsidRPr="00252780">
        <w:t xml:space="preserve"> </w:t>
      </w:r>
      <w:r w:rsidR="00266381" w:rsidRPr="00252780">
        <w:t>…</w:t>
      </w:r>
      <w:r w:rsidR="00423A86" w:rsidRPr="00252780">
        <w:t>/GisSOM</w:t>
      </w:r>
      <w:r w:rsidRPr="00252780">
        <w:t xml:space="preserve">. This will open a wizard-style window where you can load and study input data, perform simple transformations, </w:t>
      </w:r>
      <w:r w:rsidR="00BC7A3D" w:rsidRPr="00252780">
        <w:t>provide</w:t>
      </w:r>
      <w:r w:rsidRPr="00252780">
        <w:t xml:space="preserve"> SOM </w:t>
      </w:r>
      <w:r w:rsidR="0040046C" w:rsidRPr="00252780">
        <w:t xml:space="preserve">and k-means </w:t>
      </w:r>
      <w:r w:rsidRPr="00252780">
        <w:t>parameters, and study the results in SOM space, geospace, boxplots and scatterplots.</w:t>
      </w:r>
    </w:p>
    <w:p w14:paraId="790E2591" w14:textId="77777777" w:rsidR="00AF629F" w:rsidRPr="00252780" w:rsidRDefault="00AF629F" w:rsidP="00AF629F">
      <w:pPr>
        <w:pStyle w:val="Text"/>
        <w:spacing w:line="240" w:lineRule="auto"/>
      </w:pPr>
    </w:p>
    <w:p w14:paraId="467CF5AC" w14:textId="42E99C61" w:rsidR="0015577C" w:rsidRPr="00252780" w:rsidRDefault="0015577C">
      <w:pPr>
        <w:spacing w:before="0" w:after="160" w:line="259" w:lineRule="auto"/>
        <w:jc w:val="left"/>
        <w:rPr>
          <w:rFonts w:ascii="Calibri" w:hAnsi="Calibri" w:cstheme="majorBidi"/>
          <w:bCs/>
          <w:sz w:val="24"/>
          <w:szCs w:val="40"/>
          <w:lang w:val="en-US"/>
        </w:rPr>
      </w:pPr>
      <w:r w:rsidRPr="00252780">
        <w:rPr>
          <w:lang w:val="en-US"/>
        </w:rPr>
        <w:br w:type="page"/>
      </w:r>
    </w:p>
    <w:p w14:paraId="1489B7B1" w14:textId="119684E5" w:rsidR="007F7BCC" w:rsidRPr="00252780" w:rsidRDefault="007F7BCC" w:rsidP="007F7BCC">
      <w:pPr>
        <w:pStyle w:val="Heading2"/>
        <w:rPr>
          <w:lang w:val="en-US"/>
        </w:rPr>
      </w:pPr>
      <w:bookmarkStart w:id="18" w:name="_Toc64388738"/>
      <w:r w:rsidRPr="00252780">
        <w:rPr>
          <w:lang w:val="en-US"/>
        </w:rPr>
        <w:lastRenderedPageBreak/>
        <w:t>Load the data</w:t>
      </w:r>
      <w:bookmarkEnd w:id="18"/>
    </w:p>
    <w:p w14:paraId="3389C687" w14:textId="61D01AF9" w:rsidR="0015577C" w:rsidRPr="00252780" w:rsidRDefault="00B66029" w:rsidP="00AF629F">
      <w:pPr>
        <w:pStyle w:val="Text"/>
        <w:spacing w:line="240" w:lineRule="auto"/>
      </w:pPr>
      <w:r w:rsidRPr="00252780">
        <w:t xml:space="preserve">In the first step of the wizard, you need to select the input data format </w:t>
      </w:r>
      <w:r w:rsidR="00BF05BC" w:rsidRPr="00252780">
        <w:t>(</w:t>
      </w:r>
      <w:r w:rsidR="00265F5B" w:rsidRPr="00252780">
        <w:fldChar w:fldCharType="begin"/>
      </w:r>
      <w:r w:rsidR="00265F5B" w:rsidRPr="00252780">
        <w:instrText xml:space="preserve"> REF _Ref24704304 \h </w:instrText>
      </w:r>
      <w:r w:rsidR="00265F5B" w:rsidRPr="00252780">
        <w:fldChar w:fldCharType="separate"/>
      </w:r>
      <w:r w:rsidR="00914B9D" w:rsidRPr="001B0FAE">
        <w:t xml:space="preserve">Figure </w:t>
      </w:r>
      <w:r w:rsidR="00914B9D">
        <w:rPr>
          <w:noProof/>
        </w:rPr>
        <w:t>1</w:t>
      </w:r>
      <w:r w:rsidR="00265F5B" w:rsidRPr="00252780">
        <w:fldChar w:fldCharType="end"/>
      </w:r>
      <w:r w:rsidR="00BF05BC" w:rsidRPr="00252780">
        <w:t xml:space="preserve">) </w:t>
      </w:r>
      <w:r w:rsidRPr="00252780">
        <w:t>and locate th</w:t>
      </w:r>
      <w:r w:rsidR="0015577C" w:rsidRPr="00252780">
        <w:t>e data file</w:t>
      </w:r>
      <w:r w:rsidR="001C0F6F" w:rsidRPr="00252780">
        <w:t>(s)</w:t>
      </w:r>
      <w:r w:rsidR="0015577C" w:rsidRPr="00252780">
        <w:t xml:space="preserve"> from your computer.</w:t>
      </w:r>
      <w:r w:rsidR="001C0F6F" w:rsidRPr="00252780">
        <w:t xml:space="preserve"> </w:t>
      </w:r>
      <w:r w:rsidR="004034E0" w:rsidRPr="00252780">
        <w:t xml:space="preserve">When you click an item in the data format dropdown menu, a file browser window opens where you can select your input data file(s). </w:t>
      </w:r>
      <w:r w:rsidR="001C0F6F" w:rsidRPr="00252780">
        <w:t>CSV format use</w:t>
      </w:r>
      <w:r w:rsidR="00414F8A">
        <w:t>s</w:t>
      </w:r>
      <w:r w:rsidR="001C0F6F" w:rsidRPr="00252780">
        <w:t xml:space="preserve"> a single input file</w:t>
      </w:r>
      <w:r w:rsidR="00F3545D" w:rsidRPr="00252780">
        <w:t xml:space="preserve"> that contains all the input data parameters</w:t>
      </w:r>
      <w:r w:rsidR="001C0F6F" w:rsidRPr="00252780">
        <w:t>, but in the case of GeoTIFF files</w:t>
      </w:r>
      <w:r w:rsidR="00F3545D" w:rsidRPr="00252780">
        <w:t>, multiple files can be given, each containing a single data parameter</w:t>
      </w:r>
      <w:r w:rsidR="001C0F6F" w:rsidRPr="00252780">
        <w:t>.</w:t>
      </w:r>
      <w:r w:rsidR="004604E6">
        <w:t xml:space="preserve"> When opening an CSV file, make sure the file is not open in Excel or any other spreadsheet, because then it can’t be accessed.</w:t>
      </w:r>
    </w:p>
    <w:p w14:paraId="15DC37AB" w14:textId="4791FBFD" w:rsidR="00212414" w:rsidRPr="00252780" w:rsidRDefault="00B66029" w:rsidP="00AF629F">
      <w:pPr>
        <w:pStyle w:val="Text"/>
        <w:spacing w:line="240" w:lineRule="auto"/>
      </w:pPr>
      <w:r w:rsidRPr="00252780">
        <w:t>Options are</w:t>
      </w:r>
    </w:p>
    <w:p w14:paraId="70EF0B6E" w14:textId="11F7775E" w:rsidR="00B66029" w:rsidRDefault="003B79FE" w:rsidP="00AF629F">
      <w:pPr>
        <w:pStyle w:val="Text"/>
        <w:numPr>
          <w:ilvl w:val="0"/>
          <w:numId w:val="22"/>
        </w:numPr>
        <w:spacing w:line="240" w:lineRule="auto"/>
      </w:pPr>
      <w:r w:rsidRPr="00252780">
        <w:t xml:space="preserve"> </w:t>
      </w:r>
      <w:r w:rsidR="00B66029" w:rsidRPr="00252780">
        <w:rPr>
          <w:b/>
          <w:i/>
        </w:rPr>
        <w:t>CSV</w:t>
      </w:r>
      <w:r w:rsidR="00E76B74">
        <w:rPr>
          <w:b/>
          <w:i/>
        </w:rPr>
        <w:t xml:space="preserve"> Grid</w:t>
      </w:r>
      <w:r w:rsidR="00B66029" w:rsidRPr="00252780">
        <w:rPr>
          <w:b/>
        </w:rPr>
        <w:t>:</w:t>
      </w:r>
      <w:r w:rsidR="00B66029" w:rsidRPr="00252780">
        <w:t xml:space="preserve"> A comma-delimited text file with comma (,) as the column separator</w:t>
      </w:r>
      <w:r w:rsidR="00361266" w:rsidRPr="00252780">
        <w:t xml:space="preserve"> and point </w:t>
      </w:r>
      <w:r w:rsidR="00F3545D" w:rsidRPr="00252780">
        <w:t xml:space="preserve">(.) </w:t>
      </w:r>
      <w:r w:rsidR="00361266" w:rsidRPr="00252780">
        <w:t>as the decimal separator</w:t>
      </w:r>
      <w:r w:rsidR="00B66029" w:rsidRPr="00252780">
        <w:t>.</w:t>
      </w:r>
      <w:r w:rsidR="00F3545D" w:rsidRPr="00252780">
        <w:t xml:space="preserve"> </w:t>
      </w:r>
      <w:r w:rsidR="00DB19C6">
        <w:t>The file must have o</w:t>
      </w:r>
      <w:r w:rsidR="00DB19C6" w:rsidRPr="00252780">
        <w:t>ne header line containing the column names</w:t>
      </w:r>
      <w:r w:rsidR="00DB19C6">
        <w:t xml:space="preserve"> , and all columns have to have a non-empty header</w:t>
      </w:r>
      <w:r w:rsidR="00DB19C6" w:rsidRPr="00252780" w:rsidDel="00DB19C6">
        <w:t xml:space="preserve"> </w:t>
      </w:r>
      <w:commentRangeStart w:id="19"/>
      <w:commentRangeStart w:id="20"/>
      <w:r w:rsidR="00693F07">
        <w:t>. Also,</w:t>
      </w:r>
      <w:r w:rsidR="00BA421D">
        <w:t xml:space="preserve"> spaces (“ “), percentage signs “%” and </w:t>
      </w:r>
      <w:r w:rsidR="00693F07">
        <w:t>double quotation marks (“</w:t>
      </w:r>
      <w:r w:rsidR="00BA421D">
        <w:t xml:space="preserve">) </w:t>
      </w:r>
      <w:r w:rsidR="00693F07">
        <w:t>are removed from headers</w:t>
      </w:r>
      <w:r w:rsidR="00423A86" w:rsidRPr="00252780">
        <w:t>.</w:t>
      </w:r>
      <w:r w:rsidR="00507137" w:rsidRPr="00252780">
        <w:t xml:space="preserve"> </w:t>
      </w:r>
      <w:commentRangeEnd w:id="19"/>
      <w:r w:rsidR="00E76B74">
        <w:rPr>
          <w:rStyle w:val="CommentReference"/>
          <w:rFonts w:ascii="Arial" w:hAnsi="Arial" w:cs="Times New Roman"/>
          <w:bCs w:val="0"/>
          <w:lang w:val="fi-FI"/>
        </w:rPr>
        <w:commentReference w:id="19"/>
      </w:r>
      <w:commentRangeEnd w:id="20"/>
      <w:r w:rsidR="00942C8E">
        <w:rPr>
          <w:rStyle w:val="CommentReference"/>
          <w:rFonts w:ascii="Arial" w:hAnsi="Arial" w:cs="Times New Roman"/>
          <w:bCs w:val="0"/>
          <w:lang w:val="fi-FI"/>
        </w:rPr>
        <w:commentReference w:id="20"/>
      </w:r>
      <w:r w:rsidR="00507137" w:rsidRPr="00252780">
        <w:t>See also the example testdata file in …/GisSOM/TestData.</w:t>
      </w:r>
      <w:r w:rsidR="00E76B74">
        <w:t xml:space="preserve"> </w:t>
      </w:r>
    </w:p>
    <w:p w14:paraId="65ECE703" w14:textId="5DAB0BAA" w:rsidR="00E76B74" w:rsidRPr="00252780" w:rsidRDefault="00E76B74" w:rsidP="00AF629F">
      <w:pPr>
        <w:pStyle w:val="Text"/>
        <w:numPr>
          <w:ilvl w:val="0"/>
          <w:numId w:val="22"/>
        </w:numPr>
        <w:spacing w:line="240" w:lineRule="auto"/>
      </w:pPr>
      <w:r>
        <w:rPr>
          <w:b/>
          <w:bCs w:val="0"/>
          <w:i/>
          <w:iCs/>
        </w:rPr>
        <w:t>CSV Scatter</w:t>
      </w:r>
      <w:r>
        <w:t xml:space="preserve">: Use this, when the data is not evenly spaced in a grid. </w:t>
      </w:r>
      <w:r w:rsidR="005605AE">
        <w:t>If there are only individual missing values or missing values in the sides and center, CSV grid can be used, but if whole columns and rows are missing, CSV scatter is needed (Figure 2).</w:t>
      </w:r>
      <w:r w:rsidR="00CF7ADD">
        <w:t xml:space="preserve"> The main drawback of the scatter plotting function is that it’s slower than plotting the regular heatmap grid.</w:t>
      </w:r>
      <w:r w:rsidR="00DB19C6">
        <w:t xml:space="preserve"> </w:t>
      </w:r>
    </w:p>
    <w:p w14:paraId="40006809" w14:textId="2F72175E" w:rsidR="003B79FE" w:rsidRPr="00252780" w:rsidRDefault="00361266" w:rsidP="00AF629F">
      <w:pPr>
        <w:pStyle w:val="Text"/>
        <w:numPr>
          <w:ilvl w:val="0"/>
          <w:numId w:val="22"/>
        </w:numPr>
        <w:spacing w:line="240" w:lineRule="auto"/>
        <w:rPr>
          <w:b/>
        </w:rPr>
      </w:pPr>
      <w:r w:rsidRPr="00252780">
        <w:rPr>
          <w:b/>
          <w:i/>
        </w:rPr>
        <w:t>GeoTIFF</w:t>
      </w:r>
      <w:r w:rsidR="003B79FE" w:rsidRPr="00252780">
        <w:rPr>
          <w:b/>
        </w:rPr>
        <w:t xml:space="preserve">: </w:t>
      </w:r>
      <w:r w:rsidR="003B79FE" w:rsidRPr="00252780">
        <w:t xml:space="preserve">A </w:t>
      </w:r>
      <w:r w:rsidR="00F3545D" w:rsidRPr="00252780">
        <w:t xml:space="preserve">georeferenced </w:t>
      </w:r>
      <w:r w:rsidR="003B79FE" w:rsidRPr="00252780">
        <w:t>raster data format.</w:t>
      </w:r>
      <w:r w:rsidR="00D8708F" w:rsidRPr="00252780">
        <w:t xml:space="preserve"> Note that when using raster data, the alignment and size of the pixels needs to be the same in each GeoTIFF file.</w:t>
      </w:r>
      <w:r w:rsidR="00334E33">
        <w:t xml:space="preserve"> Also, as the file names are used as headers for the data, spaces (“ “), percentage signs “%” and double quotation marks (“) are removed.</w:t>
      </w:r>
    </w:p>
    <w:p w14:paraId="5ABE0161" w14:textId="48E79D51" w:rsidR="000C0725" w:rsidRPr="00252780" w:rsidRDefault="000C0725" w:rsidP="00AF629F">
      <w:pPr>
        <w:pStyle w:val="Text"/>
        <w:numPr>
          <w:ilvl w:val="0"/>
          <w:numId w:val="22"/>
        </w:numPr>
        <w:spacing w:line="240" w:lineRule="auto"/>
        <w:rPr>
          <w:b/>
        </w:rPr>
      </w:pPr>
      <w:r w:rsidRPr="00252780">
        <w:rPr>
          <w:b/>
          <w:i/>
        </w:rPr>
        <w:t xml:space="preserve">Visualize </w:t>
      </w:r>
      <w:r w:rsidR="00394208" w:rsidRPr="00252780">
        <w:rPr>
          <w:b/>
          <w:i/>
        </w:rPr>
        <w:t>existing</w:t>
      </w:r>
      <w:r w:rsidRPr="00252780">
        <w:rPr>
          <w:b/>
          <w:i/>
        </w:rPr>
        <w:t xml:space="preserve"> SOM results: </w:t>
      </w:r>
      <w:r w:rsidRPr="00252780">
        <w:t>Use this option, if you want to visualize existing SOM results from GisSOM software. Navigate to</w:t>
      </w:r>
      <w:r w:rsidR="00147E14" w:rsidRPr="00252780">
        <w:t xml:space="preserve"> the</w:t>
      </w:r>
      <w:r w:rsidR="00404F71" w:rsidRPr="00252780">
        <w:t xml:space="preserve"> output</w:t>
      </w:r>
      <w:r w:rsidR="00394208" w:rsidRPr="00252780">
        <w:t xml:space="preserve"> folder </w:t>
      </w:r>
      <w:r w:rsidR="001B0FAE">
        <w:t>Gis</w:t>
      </w:r>
      <w:r w:rsidR="00394208" w:rsidRPr="00252780">
        <w:t xml:space="preserve">Som, </w:t>
      </w:r>
      <w:r w:rsidR="00B36AD2">
        <w:t>and select</w:t>
      </w:r>
      <w:r w:rsidR="00394208" w:rsidRPr="00252780">
        <w:t xml:space="preserve"> one</w:t>
      </w:r>
      <w:r w:rsidR="00B36AD2">
        <w:t xml:space="preserve"> timestamped</w:t>
      </w:r>
      <w:r w:rsidR="00394208" w:rsidRPr="00252780">
        <w:t xml:space="preserve"> result</w:t>
      </w:r>
      <w:r w:rsidR="00B36AD2">
        <w:t xml:space="preserve"> folder</w:t>
      </w:r>
      <w:r w:rsidR="00404F71" w:rsidRPr="00252780">
        <w:t>.</w:t>
      </w:r>
      <w:r w:rsidR="00AB5B91">
        <w:t xml:space="preserve"> Make sure you haven’t changed the file names or paths of the results.</w:t>
      </w:r>
    </w:p>
    <w:p w14:paraId="44BB3535" w14:textId="77777777" w:rsidR="001C456A" w:rsidRPr="00252780" w:rsidRDefault="001C456A" w:rsidP="001C456A">
      <w:pPr>
        <w:pStyle w:val="Text"/>
        <w:spacing w:line="240" w:lineRule="auto"/>
        <w:ind w:left="360"/>
        <w:rPr>
          <w:b/>
        </w:rPr>
      </w:pPr>
    </w:p>
    <w:p w14:paraId="0236425C" w14:textId="05EB73A5" w:rsidR="00676538" w:rsidRPr="00827065" w:rsidRDefault="00A96D43" w:rsidP="00676538">
      <w:pPr>
        <w:pStyle w:val="Text"/>
        <w:keepNext/>
      </w:pPr>
      <w:r>
        <w:rPr>
          <w:noProof/>
        </w:rPr>
        <w:lastRenderedPageBreak/>
        <w:drawing>
          <wp:inline distT="0" distB="0" distL="0" distR="0" wp14:anchorId="5F2F264C" wp14:editId="77743DDB">
            <wp:extent cx="609600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886200"/>
                    </a:xfrm>
                    <a:prstGeom prst="rect">
                      <a:avLst/>
                    </a:prstGeom>
                    <a:noFill/>
                    <a:ln>
                      <a:noFill/>
                    </a:ln>
                  </pic:spPr>
                </pic:pic>
              </a:graphicData>
            </a:graphic>
          </wp:inline>
        </w:drawing>
      </w:r>
    </w:p>
    <w:p w14:paraId="779F697A" w14:textId="1FDC19C1" w:rsidR="00B66029" w:rsidRPr="001B0FAE" w:rsidRDefault="00676538" w:rsidP="00676538">
      <w:pPr>
        <w:pStyle w:val="Caption"/>
        <w:rPr>
          <w:lang w:val="en-US"/>
        </w:rPr>
      </w:pPr>
      <w:bookmarkStart w:id="21" w:name="_Ref24704304"/>
      <w:bookmarkStart w:id="22" w:name="_Ref24704286"/>
      <w:bookmarkStart w:id="23" w:name="_Toc45634005"/>
      <w:r w:rsidRPr="001B0FAE">
        <w:rPr>
          <w:lang w:val="en-US"/>
        </w:rPr>
        <w:t xml:space="preserve">Figure </w:t>
      </w:r>
      <w:r w:rsidRPr="001B0FAE">
        <w:rPr>
          <w:lang w:val="en-US"/>
        </w:rPr>
        <w:fldChar w:fldCharType="begin"/>
      </w:r>
      <w:r w:rsidRPr="001B0FAE">
        <w:rPr>
          <w:lang w:val="en-US"/>
        </w:rPr>
        <w:instrText xml:space="preserve"> SEQ Figure \* ARABIC </w:instrText>
      </w:r>
      <w:r w:rsidRPr="001B0FAE">
        <w:rPr>
          <w:lang w:val="en-US"/>
        </w:rPr>
        <w:fldChar w:fldCharType="separate"/>
      </w:r>
      <w:r w:rsidR="00963D59">
        <w:rPr>
          <w:noProof/>
          <w:lang w:val="en-US"/>
        </w:rPr>
        <w:t>1</w:t>
      </w:r>
      <w:r w:rsidRPr="001B0FAE">
        <w:rPr>
          <w:lang w:val="en-US"/>
        </w:rPr>
        <w:fldChar w:fldCharType="end"/>
      </w:r>
      <w:bookmarkEnd w:id="21"/>
      <w:r w:rsidR="00AF629F" w:rsidRPr="001B0FAE">
        <w:rPr>
          <w:lang w:val="en-US"/>
        </w:rPr>
        <w:t>.</w:t>
      </w:r>
      <w:r w:rsidR="00AF629F" w:rsidRPr="001B0FAE">
        <w:rPr>
          <w:lang w:val="en-US"/>
        </w:rPr>
        <w:tab/>
      </w:r>
      <w:r w:rsidRPr="001B0FAE">
        <w:rPr>
          <w:lang w:val="en-US"/>
        </w:rPr>
        <w:t>Select</w:t>
      </w:r>
      <w:r w:rsidR="004A7A87" w:rsidRPr="001B0FAE">
        <w:rPr>
          <w:lang w:val="en-US"/>
        </w:rPr>
        <w:t>ing</w:t>
      </w:r>
      <w:r w:rsidRPr="001B0FAE">
        <w:rPr>
          <w:lang w:val="en-US"/>
        </w:rPr>
        <w:t xml:space="preserve"> the data format</w:t>
      </w:r>
      <w:bookmarkEnd w:id="22"/>
      <w:bookmarkEnd w:id="23"/>
    </w:p>
    <w:p w14:paraId="2761E21C" w14:textId="72A7192A" w:rsidR="0015577C" w:rsidRPr="001B0FAE" w:rsidRDefault="0015577C">
      <w:pPr>
        <w:spacing w:before="0" w:after="160" w:line="259" w:lineRule="auto"/>
        <w:jc w:val="left"/>
        <w:rPr>
          <w:rFonts w:ascii="Calibri" w:hAnsi="Calibri" w:cstheme="majorBidi"/>
          <w:bCs/>
          <w:sz w:val="24"/>
          <w:szCs w:val="40"/>
          <w:lang w:val="en-US"/>
        </w:rPr>
      </w:pPr>
    </w:p>
    <w:p w14:paraId="3DE8C8C4" w14:textId="266AE0E5" w:rsidR="005605AE" w:rsidRDefault="005605AE">
      <w:pPr>
        <w:pStyle w:val="DBody"/>
        <w:pPrChange w:id="24" w:author="Hautala Sakari (GTK)" w:date="2021-06-18T12:49:00Z">
          <w:pPr>
            <w:pStyle w:val="Heading2"/>
            <w:numPr>
              <w:ilvl w:val="0"/>
              <w:numId w:val="0"/>
            </w:numPr>
            <w:ind w:left="0" w:firstLine="0"/>
          </w:pPr>
        </w:pPrChange>
      </w:pPr>
    </w:p>
    <w:p w14:paraId="5BCBC39D" w14:textId="77777777" w:rsidR="005605AE" w:rsidRDefault="005605AE" w:rsidP="00DB4B2E">
      <w:pPr>
        <w:pStyle w:val="Text"/>
        <w:keepNext/>
      </w:pPr>
      <w:commentRangeStart w:id="25"/>
      <w:r>
        <w:rPr>
          <w:noProof/>
        </w:rPr>
        <w:drawing>
          <wp:inline distT="0" distB="0" distL="0" distR="0" wp14:anchorId="71011479" wp14:editId="6F9820AB">
            <wp:extent cx="3840480" cy="15316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531620"/>
                    </a:xfrm>
                    <a:prstGeom prst="rect">
                      <a:avLst/>
                    </a:prstGeom>
                    <a:noFill/>
                    <a:ln>
                      <a:noFill/>
                    </a:ln>
                  </pic:spPr>
                </pic:pic>
              </a:graphicData>
            </a:graphic>
          </wp:inline>
        </w:drawing>
      </w:r>
      <w:commentRangeEnd w:id="25"/>
      <w:r w:rsidR="00942C8E">
        <w:rPr>
          <w:rStyle w:val="CommentReference"/>
          <w:rFonts w:ascii="Arial" w:hAnsi="Arial" w:cs="Times New Roman"/>
          <w:bCs w:val="0"/>
          <w:lang w:val="fi-FI"/>
        </w:rPr>
        <w:commentReference w:id="25"/>
      </w:r>
    </w:p>
    <w:p w14:paraId="6D4274ED" w14:textId="465F0AD4" w:rsidR="005605AE" w:rsidRPr="00DB4B2E" w:rsidRDefault="005605AE" w:rsidP="00DB4B2E">
      <w:pPr>
        <w:pStyle w:val="Caption"/>
        <w:rPr>
          <w:b w:val="0"/>
          <w:bCs/>
        </w:rPr>
      </w:pPr>
      <w:r>
        <w:t xml:space="preserve">Figure </w:t>
      </w:r>
      <w:r>
        <w:fldChar w:fldCharType="begin"/>
      </w:r>
      <w:r>
        <w:instrText xml:space="preserve"> SEQ Figure \* ARABIC </w:instrText>
      </w:r>
      <w:r>
        <w:fldChar w:fldCharType="separate"/>
      </w:r>
      <w:r w:rsidR="00963D59">
        <w:rPr>
          <w:noProof/>
        </w:rPr>
        <w:t>2</w:t>
      </w:r>
      <w:r>
        <w:fldChar w:fldCharType="end"/>
      </w:r>
      <w:r>
        <w:t>. Example of grid</w:t>
      </w:r>
      <w:r w:rsidR="00942C8E">
        <w:t xml:space="preserve"> type</w:t>
      </w:r>
      <w:r>
        <w:t xml:space="preserve"> and scatter</w:t>
      </w:r>
      <w:r w:rsidR="00942C8E">
        <w:t>ed</w:t>
      </w:r>
      <w:r>
        <w:t xml:space="preserve"> data</w:t>
      </w:r>
      <w:r w:rsidR="00942C8E">
        <w:t xml:space="preserve"> points</w:t>
      </w:r>
      <w:r>
        <w:t xml:space="preserve">. </w:t>
      </w:r>
      <w:r>
        <w:rPr>
          <w:b w:val="0"/>
          <w:bCs/>
        </w:rPr>
        <w:t xml:space="preserve">The data on the left can be used as grid data, as there are no missing columns or rows. The data on the right has a whole </w:t>
      </w:r>
      <w:r w:rsidR="00350A38">
        <w:rPr>
          <w:b w:val="0"/>
          <w:bCs/>
        </w:rPr>
        <w:t>row</w:t>
      </w:r>
      <w:r>
        <w:rPr>
          <w:b w:val="0"/>
          <w:bCs/>
        </w:rPr>
        <w:t xml:space="preserve"> missing, so CSV scatter needs to be used, otherwise the </w:t>
      </w:r>
      <w:r w:rsidR="00350A38">
        <w:rPr>
          <w:b w:val="0"/>
          <w:bCs/>
        </w:rPr>
        <w:t xml:space="preserve">result </w:t>
      </w:r>
      <w:r>
        <w:rPr>
          <w:b w:val="0"/>
          <w:bCs/>
        </w:rPr>
        <w:t>plot</w:t>
      </w:r>
      <w:r w:rsidR="00350A38">
        <w:rPr>
          <w:b w:val="0"/>
          <w:bCs/>
        </w:rPr>
        <w:t>s</w:t>
      </w:r>
      <w:r>
        <w:rPr>
          <w:b w:val="0"/>
          <w:bCs/>
        </w:rPr>
        <w:t xml:space="preserve"> will misrepresent the data.</w:t>
      </w:r>
    </w:p>
    <w:p w14:paraId="6DC6EC18" w14:textId="4192F5B4" w:rsidR="004A7A87" w:rsidRPr="001B0FAE" w:rsidRDefault="004034E0" w:rsidP="004A7A87">
      <w:pPr>
        <w:pStyle w:val="Heading2"/>
        <w:rPr>
          <w:lang w:val="en-US"/>
        </w:rPr>
      </w:pPr>
      <w:bookmarkStart w:id="26" w:name="_Toc64388739"/>
      <w:r w:rsidRPr="001B0FAE">
        <w:rPr>
          <w:lang w:val="en-US"/>
        </w:rPr>
        <w:t>Data preprocessing</w:t>
      </w:r>
      <w:bookmarkEnd w:id="26"/>
    </w:p>
    <w:p w14:paraId="62D14FD3" w14:textId="36DB0C47" w:rsidR="004A7A87" w:rsidRPr="001B0FAE" w:rsidDel="00950F82" w:rsidRDefault="00BF05BC" w:rsidP="00AF629F">
      <w:pPr>
        <w:pStyle w:val="Text"/>
        <w:spacing w:line="240" w:lineRule="auto"/>
        <w:rPr>
          <w:del w:id="27" w:author="Hautala Sakari (GTK)" w:date="2021-06-22T13:46:00Z"/>
        </w:rPr>
      </w:pPr>
      <w:r w:rsidRPr="001B0FAE">
        <w:t xml:space="preserve">Once you have </w:t>
      </w:r>
      <w:r w:rsidR="004034E0" w:rsidRPr="001B0FAE">
        <w:t>selected</w:t>
      </w:r>
      <w:r w:rsidRPr="001B0FAE">
        <w:t xml:space="preserve"> the input </w:t>
      </w:r>
      <w:r w:rsidR="004034E0" w:rsidRPr="001B0FAE">
        <w:t xml:space="preserve">data </w:t>
      </w:r>
      <w:r w:rsidRPr="001B0FAE">
        <w:t>file</w:t>
      </w:r>
      <w:r w:rsidR="004034E0" w:rsidRPr="001B0FAE">
        <w:t>(</w:t>
      </w:r>
      <w:r w:rsidRPr="001B0FAE">
        <w:t>s</w:t>
      </w:r>
      <w:r w:rsidR="004034E0" w:rsidRPr="001B0FAE">
        <w:t>)</w:t>
      </w:r>
      <w:r w:rsidRPr="001B0FAE">
        <w:t xml:space="preserve">, the </w:t>
      </w:r>
      <w:r w:rsidR="004034E0" w:rsidRPr="001B0FAE">
        <w:t xml:space="preserve">GisSOM </w:t>
      </w:r>
      <w:r w:rsidRPr="001B0FAE">
        <w:t>window shows you all the</w:t>
      </w:r>
      <w:r w:rsidR="004034E0" w:rsidRPr="001B0FAE">
        <w:t xml:space="preserve"> relevant data parameters, including the possible spatial parameters</w:t>
      </w:r>
      <w:r w:rsidR="00265F5B" w:rsidRPr="001B0FAE">
        <w:t xml:space="preserve"> (</w:t>
      </w:r>
      <w:r w:rsidR="00265F5B" w:rsidRPr="001B0FAE">
        <w:rPr>
          <w:bCs w:val="0"/>
        </w:rPr>
        <w:fldChar w:fldCharType="begin"/>
      </w:r>
      <w:r w:rsidR="00265F5B" w:rsidRPr="001B0FAE">
        <w:instrText xml:space="preserve"> REF _Ref24704361 \h </w:instrText>
      </w:r>
      <w:r w:rsidR="00265F5B" w:rsidRPr="001B0FAE">
        <w:rPr>
          <w:bCs w:val="0"/>
        </w:rPr>
      </w:r>
      <w:r w:rsidR="00265F5B" w:rsidRPr="001B0FAE">
        <w:rPr>
          <w:bCs w:val="0"/>
        </w:rPr>
        <w:fldChar w:fldCharType="separate"/>
      </w:r>
      <w:r w:rsidR="00914B9D" w:rsidRPr="001B0FAE">
        <w:t xml:space="preserve">Figure </w:t>
      </w:r>
      <w:r w:rsidR="00AF219F">
        <w:rPr>
          <w:noProof/>
        </w:rPr>
        <w:t>3</w:t>
      </w:r>
      <w:r w:rsidR="00265F5B" w:rsidRPr="001B0FAE">
        <w:rPr>
          <w:bCs w:val="0"/>
        </w:rPr>
        <w:fldChar w:fldCharType="end"/>
      </w:r>
      <w:r w:rsidR="004908CB" w:rsidRPr="001B0FAE">
        <w:t>)</w:t>
      </w:r>
      <w:r w:rsidR="004034E0" w:rsidRPr="001B0FAE">
        <w:t xml:space="preserve">. </w:t>
      </w:r>
      <w:r w:rsidR="004A7A87" w:rsidRPr="001B0FAE">
        <w:t>In the next step, you need to study the data before it can be used in SOM.</w:t>
      </w:r>
      <w:r w:rsidR="009D006F" w:rsidRPr="001B0FAE">
        <w:t xml:space="preserve"> You need to select the correct North and East coordinates</w:t>
      </w:r>
      <w:r w:rsidR="004034E0" w:rsidRPr="001B0FAE">
        <w:t xml:space="preserve"> in the case of CSV files</w:t>
      </w:r>
      <w:r w:rsidR="009D006F" w:rsidRPr="001B0FAE">
        <w:t>, exclude any data you don’t want to use, and possibly transform data.</w:t>
      </w:r>
      <w:ins w:id="28" w:author="Hautala Sakari (GTK)" w:date="2021-06-15T13:15:00Z">
        <w:r w:rsidR="00C52F8B">
          <w:t xml:space="preserve"> The number of datapoints represented in the histogram is capped at 5000 to speed up performance, if the number of data points in a variable exceed this number, a r</w:t>
        </w:r>
      </w:ins>
      <w:ins w:id="29" w:author="Hautala Sakari (GTK)" w:date="2021-06-15T13:16:00Z">
        <w:r w:rsidR="00C52F8B">
          <w:t>andom sample of 5000 is taken for plotting.</w:t>
        </w:r>
      </w:ins>
    </w:p>
    <w:p w14:paraId="5CF506B2" w14:textId="77777777" w:rsidR="001C456A" w:rsidRPr="001B0FAE" w:rsidRDefault="001C456A" w:rsidP="00AF629F">
      <w:pPr>
        <w:pStyle w:val="Text"/>
        <w:spacing w:line="240" w:lineRule="auto"/>
      </w:pPr>
    </w:p>
    <w:p w14:paraId="1E132E0D" w14:textId="77777777" w:rsidR="009D006F" w:rsidRPr="00827065" w:rsidRDefault="005605AE" w:rsidP="009D006F">
      <w:pPr>
        <w:pStyle w:val="Text"/>
        <w:keepNext/>
      </w:pPr>
      <w:del w:id="30" w:author="Hautala Sakari (GTK)" w:date="2021-06-22T13:45:00Z">
        <w:r w:rsidDel="00950F82">
          <w:rPr>
            <w:noProof/>
          </w:rPr>
          <w:lastRenderedPageBreak/>
          <w:drawing>
            <wp:inline distT="0" distB="0" distL="0" distR="0" wp14:anchorId="7FA0B435" wp14:editId="69C3F5A1">
              <wp:extent cx="60960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505200"/>
                      </a:xfrm>
                      <a:prstGeom prst="rect">
                        <a:avLst/>
                      </a:prstGeom>
                      <a:noFill/>
                      <a:ln>
                        <a:noFill/>
                      </a:ln>
                    </pic:spPr>
                  </pic:pic>
                </a:graphicData>
              </a:graphic>
            </wp:inline>
          </w:drawing>
        </w:r>
      </w:del>
      <w:ins w:id="31" w:author="Hautala Sakari (GTK)" w:date="2021-06-22T13:50:00Z">
        <w:r w:rsidR="00950F82">
          <w:rPr>
            <w:noProof/>
          </w:rPr>
          <w:drawing>
            <wp:inline distT="0" distB="0" distL="0" distR="0" wp14:anchorId="2A91F747" wp14:editId="7F716A9E">
              <wp:extent cx="6113780" cy="41040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ins>
    </w:p>
    <w:p w14:paraId="600E9193" w14:textId="4D582021" w:rsidR="009D006F" w:rsidRDefault="009D006F" w:rsidP="009D006F">
      <w:pPr>
        <w:pStyle w:val="Caption"/>
        <w:rPr>
          <w:ins w:id="32" w:author="Hautala Sakari (GTK)" w:date="2021-06-22T13:50:00Z"/>
          <w:lang w:val="en-US"/>
        </w:rPr>
      </w:pPr>
      <w:bookmarkStart w:id="33" w:name="_Ref24704361"/>
      <w:bookmarkStart w:id="34" w:name="_Toc45634006"/>
      <w:r w:rsidRPr="001B0FAE">
        <w:rPr>
          <w:lang w:val="en-US"/>
        </w:rPr>
        <w:t xml:space="preserve">Figure </w:t>
      </w:r>
      <w:r w:rsidRPr="001B0FAE">
        <w:rPr>
          <w:lang w:val="en-US"/>
        </w:rPr>
        <w:fldChar w:fldCharType="begin"/>
      </w:r>
      <w:r w:rsidRPr="001B0FAE">
        <w:rPr>
          <w:lang w:val="en-US"/>
        </w:rPr>
        <w:instrText xml:space="preserve"> SEQ Figure \* ARABIC </w:instrText>
      </w:r>
      <w:r w:rsidRPr="001B0FAE">
        <w:rPr>
          <w:lang w:val="en-US"/>
        </w:rPr>
        <w:fldChar w:fldCharType="separate"/>
      </w:r>
      <w:r w:rsidR="00963D59">
        <w:rPr>
          <w:noProof/>
          <w:lang w:val="en-US"/>
        </w:rPr>
        <w:t>3</w:t>
      </w:r>
      <w:r w:rsidRPr="001B0FAE">
        <w:rPr>
          <w:lang w:val="en-US"/>
        </w:rPr>
        <w:fldChar w:fldCharType="end"/>
      </w:r>
      <w:bookmarkEnd w:id="33"/>
      <w:r w:rsidR="00AF629F" w:rsidRPr="001B0FAE">
        <w:rPr>
          <w:lang w:val="en-US"/>
        </w:rPr>
        <w:t>.</w:t>
      </w:r>
      <w:r w:rsidR="00AF629F" w:rsidRPr="001B0FAE">
        <w:rPr>
          <w:lang w:val="en-US"/>
        </w:rPr>
        <w:tab/>
      </w:r>
      <w:r w:rsidR="004034E0" w:rsidRPr="001B0FAE">
        <w:rPr>
          <w:lang w:val="en-US"/>
        </w:rPr>
        <w:t>D</w:t>
      </w:r>
      <w:r w:rsidRPr="001B0FAE">
        <w:rPr>
          <w:lang w:val="en-US"/>
        </w:rPr>
        <w:t>ata</w:t>
      </w:r>
      <w:r w:rsidR="004034E0" w:rsidRPr="001B0FAE">
        <w:rPr>
          <w:lang w:val="en-US"/>
        </w:rPr>
        <w:t xml:space="preserve"> preprocessing</w:t>
      </w:r>
      <w:bookmarkEnd w:id="34"/>
    </w:p>
    <w:p w14:paraId="48D57E56" w14:textId="77777777" w:rsidR="00950F82" w:rsidRPr="00950F82" w:rsidRDefault="00950F82">
      <w:pPr>
        <w:pStyle w:val="Text"/>
        <w:rPr>
          <w:rPrChange w:id="35" w:author="Hautala Sakari (GTK)" w:date="2021-06-22T13:50:00Z">
            <w:rPr>
              <w:lang w:val="en-US"/>
            </w:rPr>
          </w:rPrChange>
        </w:rPr>
        <w:pPrChange w:id="36" w:author="Hautala Sakari (GTK)" w:date="2021-06-22T13:50:00Z">
          <w:pPr>
            <w:pStyle w:val="Caption"/>
          </w:pPr>
        </w:pPrChange>
      </w:pPr>
    </w:p>
    <w:p w14:paraId="2D59C52D" w14:textId="411FD4D1" w:rsidR="00265F5B" w:rsidRPr="00827065" w:rsidRDefault="00750E85" w:rsidP="00265F5B">
      <w:pPr>
        <w:pStyle w:val="Text"/>
        <w:keepNext/>
        <w:spacing w:line="240" w:lineRule="auto"/>
      </w:pPr>
      <w:del w:id="37" w:author="Hautala Sakari (GTK)" w:date="2021-06-22T13:49:00Z">
        <w:r w:rsidDel="00950F82">
          <w:rPr>
            <w:noProof/>
          </w:rPr>
          <w:drawing>
            <wp:inline distT="0" distB="0" distL="0" distR="0" wp14:anchorId="74D02AC5" wp14:editId="5127D132">
              <wp:extent cx="611886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del>
      <w:ins w:id="38" w:author="Hautala Sakari (GTK)" w:date="2021-06-22T13:50:00Z">
        <w:r w:rsidR="00950F82">
          <w:rPr>
            <w:noProof/>
          </w:rPr>
          <w:drawing>
            <wp:inline distT="0" distB="0" distL="0" distR="0" wp14:anchorId="172E9AFB" wp14:editId="6AFB2DFB">
              <wp:extent cx="6113780" cy="35299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3529965"/>
                      </a:xfrm>
                      <a:prstGeom prst="rect">
                        <a:avLst/>
                      </a:prstGeom>
                      <a:noFill/>
                      <a:ln>
                        <a:noFill/>
                      </a:ln>
                    </pic:spPr>
                  </pic:pic>
                </a:graphicData>
              </a:graphic>
            </wp:inline>
          </w:drawing>
        </w:r>
      </w:ins>
    </w:p>
    <w:p w14:paraId="62BD798B" w14:textId="3FF3527D" w:rsidR="00490966" w:rsidRPr="001B0FAE" w:rsidRDefault="00265F5B" w:rsidP="00265F5B">
      <w:pPr>
        <w:pStyle w:val="Caption"/>
        <w:rPr>
          <w:lang w:val="en-US"/>
        </w:rPr>
      </w:pPr>
      <w:bookmarkStart w:id="39" w:name="_Ref24704501"/>
      <w:bookmarkStart w:id="40" w:name="_Toc45634007"/>
      <w:r w:rsidRPr="001B0FAE">
        <w:rPr>
          <w:lang w:val="en-US"/>
        </w:rPr>
        <w:t xml:space="preserve">Figure </w:t>
      </w:r>
      <w:r w:rsidRPr="001B0FAE">
        <w:rPr>
          <w:lang w:val="en-US"/>
        </w:rPr>
        <w:fldChar w:fldCharType="begin"/>
      </w:r>
      <w:r w:rsidRPr="001B0FAE">
        <w:rPr>
          <w:lang w:val="en-US"/>
        </w:rPr>
        <w:instrText xml:space="preserve"> SEQ Figure \* ARABIC </w:instrText>
      </w:r>
      <w:r w:rsidRPr="001B0FAE">
        <w:rPr>
          <w:lang w:val="en-US"/>
        </w:rPr>
        <w:fldChar w:fldCharType="separate"/>
      </w:r>
      <w:r w:rsidR="00963D59">
        <w:rPr>
          <w:noProof/>
          <w:lang w:val="en-US"/>
        </w:rPr>
        <w:t>4</w:t>
      </w:r>
      <w:r w:rsidRPr="001B0FAE">
        <w:rPr>
          <w:lang w:val="en-US"/>
        </w:rPr>
        <w:fldChar w:fldCharType="end"/>
      </w:r>
      <w:bookmarkEnd w:id="39"/>
      <w:r w:rsidR="00507EA8" w:rsidRPr="001B0FAE">
        <w:rPr>
          <w:lang w:val="en-US"/>
        </w:rPr>
        <w:t>.</w:t>
      </w:r>
      <w:r w:rsidR="00507EA8" w:rsidRPr="001B0FAE">
        <w:rPr>
          <w:lang w:val="en-US"/>
        </w:rPr>
        <w:tab/>
      </w:r>
      <w:r w:rsidRPr="001B0FAE">
        <w:rPr>
          <w:lang w:val="en-US"/>
        </w:rPr>
        <w:t>Defining limit</w:t>
      </w:r>
      <w:r w:rsidR="002358FD" w:rsidRPr="001B0FAE">
        <w:rPr>
          <w:lang w:val="en-US"/>
        </w:rPr>
        <w:t>i</w:t>
      </w:r>
      <w:r w:rsidRPr="001B0FAE">
        <w:rPr>
          <w:lang w:val="en-US"/>
        </w:rPr>
        <w:t>ng values for winsorizing</w:t>
      </w:r>
      <w:bookmarkEnd w:id="40"/>
    </w:p>
    <w:p w14:paraId="3F0ECFB4" w14:textId="3642FB97" w:rsidR="001C456A" w:rsidRPr="001B0FAE" w:rsidRDefault="001C456A" w:rsidP="00AF629F">
      <w:pPr>
        <w:pStyle w:val="Text"/>
        <w:spacing w:line="240" w:lineRule="auto"/>
      </w:pPr>
      <w:r w:rsidRPr="001B0FAE">
        <w:lastRenderedPageBreak/>
        <w:t>The following steps are required:</w:t>
      </w:r>
    </w:p>
    <w:p w14:paraId="791876C3" w14:textId="55A13370" w:rsidR="004A7A87" w:rsidRPr="001B0FAE" w:rsidRDefault="009D006F" w:rsidP="00AF629F">
      <w:pPr>
        <w:pStyle w:val="Text"/>
        <w:numPr>
          <w:ilvl w:val="0"/>
          <w:numId w:val="23"/>
        </w:numPr>
        <w:spacing w:line="240" w:lineRule="auto"/>
      </w:pPr>
      <w:r w:rsidRPr="001B0FAE">
        <w:t>Select the North and East</w:t>
      </w:r>
      <w:r w:rsidR="004A7A87" w:rsidRPr="001B0FAE">
        <w:t xml:space="preserve"> coordinates by </w:t>
      </w:r>
      <w:del w:id="41" w:author="Hautala Sakari (GTK)" w:date="2021-06-22T13:51:00Z">
        <w:r w:rsidRPr="001B0FAE" w:rsidDel="00950F82">
          <w:delText>selecting</w:delText>
        </w:r>
        <w:r w:rsidR="004A7A87" w:rsidRPr="001B0FAE" w:rsidDel="00950F82">
          <w:delText xml:space="preserve"> </w:delText>
        </w:r>
      </w:del>
      <w:ins w:id="42" w:author="Hautala Sakari (GTK)" w:date="2021-06-22T13:51:00Z">
        <w:r w:rsidR="00950F82">
          <w:t>checking</w:t>
        </w:r>
        <w:r w:rsidR="00950F82" w:rsidRPr="001B0FAE">
          <w:t xml:space="preserve"> </w:t>
        </w:r>
      </w:ins>
      <w:r w:rsidR="004A7A87" w:rsidRPr="001B0FAE">
        <w:t xml:space="preserve">the </w:t>
      </w:r>
      <w:ins w:id="43" w:author="Hautala Sakari (GTK)" w:date="2021-06-22T13:51:00Z">
        <w:r w:rsidR="00950F82">
          <w:t>“x” and “</w:t>
        </w:r>
        <w:r w:rsidR="00950F82" w:rsidRPr="00950F82">
          <w:rPr>
            <w:i/>
            <w:iCs/>
            <w:rPrChange w:id="44" w:author="Hautala Sakari (GTK)" w:date="2021-06-22T13:51:00Z">
              <w:rPr/>
            </w:rPrChange>
          </w:rPr>
          <w:t>y</w:t>
        </w:r>
        <w:r w:rsidR="00950F82">
          <w:t xml:space="preserve">” checkboxes for the </w:t>
        </w:r>
      </w:ins>
      <w:r w:rsidR="004A7A87" w:rsidRPr="001B0FAE">
        <w:t xml:space="preserve">correct </w:t>
      </w:r>
      <w:r w:rsidR="0029608F" w:rsidRPr="001B0FAE">
        <w:t xml:space="preserve">parameter </w:t>
      </w:r>
      <w:r w:rsidRPr="001B0FAE">
        <w:t>from</w:t>
      </w:r>
      <w:r w:rsidR="004A7A87" w:rsidRPr="001B0FAE">
        <w:t xml:space="preserve"> the left</w:t>
      </w:r>
      <w:del w:id="45" w:author="Hautala Sakari (GTK)" w:date="2021-06-22T13:52:00Z">
        <w:r w:rsidR="004A7A87" w:rsidRPr="001B0FAE" w:rsidDel="00950F82">
          <w:delText xml:space="preserve"> side</w:delText>
        </w:r>
        <w:r w:rsidRPr="001B0FAE" w:rsidDel="00950F82">
          <w:delText xml:space="preserve"> and choosing “</w:delText>
        </w:r>
        <w:r w:rsidRPr="001B0FAE" w:rsidDel="00950F82">
          <w:rPr>
            <w:i/>
          </w:rPr>
          <w:delText>Northing</w:delText>
        </w:r>
        <w:r w:rsidRPr="001B0FAE" w:rsidDel="00950F82">
          <w:delText>” or “</w:delText>
        </w:r>
        <w:r w:rsidRPr="001B0FAE" w:rsidDel="00950F82">
          <w:rPr>
            <w:i/>
          </w:rPr>
          <w:delText>Easting</w:delText>
        </w:r>
        <w:r w:rsidRPr="001B0FAE" w:rsidDel="00950F82">
          <w:delText>” from the right side</w:delText>
        </w:r>
      </w:del>
      <w:r w:rsidRPr="001B0FAE">
        <w:t>.</w:t>
      </w:r>
      <w:r w:rsidR="009D7BCF" w:rsidRPr="001B0FAE">
        <w:t xml:space="preserve"> This is not required for georeferenced raster data (GeoTIFF)</w:t>
      </w:r>
      <w:r w:rsidR="002F4686" w:rsidRPr="001B0FAE">
        <w:t xml:space="preserve">. If you are not using spatial data, untick the box </w:t>
      </w:r>
      <w:del w:id="46" w:author="Hautala Sakari (GTK)" w:date="2021-06-22T13:52:00Z">
        <w:r w:rsidR="002F4686" w:rsidRPr="001B0FAE" w:rsidDel="00950F82">
          <w:rPr>
            <w:i/>
          </w:rPr>
          <w:delText>“Is the dataset s</w:delText>
        </w:r>
      </w:del>
      <w:ins w:id="47" w:author="Hautala Sakari (GTK)" w:date="2021-06-22T13:52:00Z">
        <w:r w:rsidR="00950F82">
          <w:rPr>
            <w:i/>
          </w:rPr>
          <w:t>”S</w:t>
        </w:r>
      </w:ins>
      <w:r w:rsidR="002F4686" w:rsidRPr="001B0FAE">
        <w:rPr>
          <w:i/>
        </w:rPr>
        <w:t>patial data?</w:t>
      </w:r>
      <w:ins w:id="48" w:author="Hautala Sakari (GTK)" w:date="2021-06-22T13:52:00Z">
        <w:r w:rsidR="00950F82">
          <w:rPr>
            <w:i/>
          </w:rPr>
          <w:t>”</w:t>
        </w:r>
        <w:r w:rsidR="00950F82">
          <w:rPr>
            <w:iCs/>
          </w:rPr>
          <w:t xml:space="preserve"> on the right side</w:t>
        </w:r>
      </w:ins>
      <w:del w:id="49" w:author="Hautala Sakari (GTK)" w:date="2021-06-22T13:52:00Z">
        <w:r w:rsidR="002F4686" w:rsidRPr="001B0FAE" w:rsidDel="00950F82">
          <w:rPr>
            <w:i/>
          </w:rPr>
          <w:delText>”</w:delText>
        </w:r>
      </w:del>
      <w:r w:rsidR="002F4686" w:rsidRPr="001B0FAE">
        <w:t xml:space="preserve">. If you have labels in your data, i.e. a parameter that represents true values, mark them using </w:t>
      </w:r>
      <w:r w:rsidR="002F4686" w:rsidRPr="001B0FAE">
        <w:rPr>
          <w:i/>
        </w:rPr>
        <w:t>“Label”</w:t>
      </w:r>
      <w:ins w:id="50" w:author="Hautala Sakari (GTK)" w:date="2021-06-22T13:52:00Z">
        <w:r w:rsidR="00950F82" w:rsidRPr="00950F82">
          <w:rPr>
            <w:iCs/>
            <w:rPrChange w:id="51" w:author="Hautala Sakari (GTK)" w:date="2021-06-22T13:52:00Z">
              <w:rPr>
                <w:i/>
              </w:rPr>
            </w:rPrChange>
          </w:rPr>
          <w:t xml:space="preserve"> checkbox</w:t>
        </w:r>
      </w:ins>
      <w:r w:rsidR="002F4686" w:rsidRPr="001B0FAE">
        <w:t>.</w:t>
      </w:r>
    </w:p>
    <w:p w14:paraId="2C02D7A5" w14:textId="2CED3B1C" w:rsidR="009D006F" w:rsidRPr="001B0FAE" w:rsidRDefault="009D006F" w:rsidP="00AF629F">
      <w:pPr>
        <w:pStyle w:val="Text"/>
        <w:numPr>
          <w:ilvl w:val="0"/>
          <w:numId w:val="23"/>
        </w:numPr>
        <w:spacing w:line="240" w:lineRule="auto"/>
      </w:pPr>
      <w:r w:rsidRPr="001B0FAE">
        <w:t xml:space="preserve">Exclude the data </w:t>
      </w:r>
      <w:r w:rsidR="0029608F" w:rsidRPr="001B0FAE">
        <w:t xml:space="preserve">parameters </w:t>
      </w:r>
      <w:r w:rsidRPr="001B0FAE">
        <w:t>that you don’t want to be used in SOM by</w:t>
      </w:r>
      <w:ins w:id="52" w:author="Hautala Sakari (GTK)" w:date="2021-06-22T14:00:00Z">
        <w:r w:rsidR="00767ABF" w:rsidRPr="00767ABF">
          <w:t xml:space="preserve"> </w:t>
        </w:r>
        <w:r w:rsidR="00767ABF" w:rsidRPr="001B0FAE">
          <w:t>choosing “</w:t>
        </w:r>
        <w:r w:rsidR="00767ABF" w:rsidRPr="001B0FAE">
          <w:rPr>
            <w:i/>
          </w:rPr>
          <w:t>Exclude</w:t>
        </w:r>
        <w:r w:rsidR="00767ABF" w:rsidRPr="001B0FAE">
          <w:t>”</w:t>
        </w:r>
      </w:ins>
      <w:ins w:id="53" w:author="Hautala Sakari (GTK)" w:date="2021-06-22T14:01:00Z">
        <w:r w:rsidR="00767ABF">
          <w:t xml:space="preserve"> for</w:t>
        </w:r>
      </w:ins>
      <w:del w:id="54" w:author="Hautala Sakari (GTK)" w:date="2021-06-22T14:01:00Z">
        <w:r w:rsidRPr="001B0FAE" w:rsidDel="00767ABF">
          <w:delText xml:space="preserve"> selecting</w:delText>
        </w:r>
      </w:del>
      <w:r w:rsidRPr="001B0FAE">
        <w:t xml:space="preserve"> the correct </w:t>
      </w:r>
      <w:r w:rsidR="0029608F" w:rsidRPr="001B0FAE">
        <w:t>parameters</w:t>
      </w:r>
      <w:ins w:id="55" w:author="Hautala Sakari (GTK)" w:date="2021-06-22T14:01:00Z">
        <w:r w:rsidR="00767ABF">
          <w:t xml:space="preserve"> on the left side.</w:t>
        </w:r>
      </w:ins>
      <w:r w:rsidR="0029608F" w:rsidRPr="001B0FAE">
        <w:t xml:space="preserve"> </w:t>
      </w:r>
      <w:del w:id="56" w:author="Hautala Sakari (GTK)" w:date="2021-06-22T14:00:00Z">
        <w:r w:rsidRPr="001B0FAE" w:rsidDel="00767ABF">
          <w:delText>and choosing “</w:delText>
        </w:r>
        <w:r w:rsidRPr="001B0FAE" w:rsidDel="00767ABF">
          <w:rPr>
            <w:i/>
          </w:rPr>
          <w:delText>Exclude</w:delText>
        </w:r>
        <w:r w:rsidRPr="001B0FAE" w:rsidDel="00767ABF">
          <w:delText>”.</w:delText>
        </w:r>
        <w:r w:rsidR="00865730" w:rsidRPr="001B0FAE" w:rsidDel="00767ABF">
          <w:delText xml:space="preserve"> </w:delText>
        </w:r>
      </w:del>
      <w:r w:rsidR="00865730" w:rsidRPr="001B0FAE">
        <w:t>Note that geographic coordinates should be excluded, as you normally do not want to use them in the SOM as parameters.</w:t>
      </w:r>
    </w:p>
    <w:p w14:paraId="16A2BF8A" w14:textId="02EA6A7E" w:rsidR="00310F56" w:rsidRPr="00DB4B2E" w:rsidRDefault="003A3477" w:rsidP="00AF629F">
      <w:pPr>
        <w:pStyle w:val="Text"/>
        <w:numPr>
          <w:ilvl w:val="0"/>
          <w:numId w:val="23"/>
        </w:numPr>
        <w:spacing w:line="240" w:lineRule="auto"/>
        <w:rPr>
          <w:b/>
        </w:rPr>
      </w:pPr>
      <w:r>
        <w:t xml:space="preserve">As it is </w:t>
      </w:r>
      <w:r w:rsidR="00353438" w:rsidRPr="001B0FAE">
        <w:t xml:space="preserve">important to </w:t>
      </w:r>
      <w:r w:rsidR="00310F56">
        <w:t>scale</w:t>
      </w:r>
      <w:r w:rsidRPr="001B0FAE">
        <w:t xml:space="preserve"> </w:t>
      </w:r>
      <w:r>
        <w:t>the data parameters into a comparable range of values</w:t>
      </w:r>
      <w:r w:rsidR="00310F56">
        <w:t xml:space="preserve"> for SOM computation</w:t>
      </w:r>
      <w:r>
        <w:t xml:space="preserve">, </w:t>
      </w:r>
      <w:r w:rsidR="00310F56">
        <w:t xml:space="preserve">each parameter is </w:t>
      </w:r>
      <w:r>
        <w:t>normaliz</w:t>
      </w:r>
      <w:r w:rsidR="00310F56">
        <w:t xml:space="preserve">ed by default </w:t>
      </w:r>
      <w:r>
        <w:t xml:space="preserve">to the range </w:t>
      </w:r>
      <w:r w:rsidR="00310F56">
        <w:t xml:space="preserve">of </w:t>
      </w:r>
      <w:r>
        <w:t>[0,1]</w:t>
      </w:r>
      <w:r w:rsidR="00353438" w:rsidRPr="001B0FAE">
        <w:t>.</w:t>
      </w:r>
      <w:r w:rsidR="00B34677" w:rsidRPr="001B0FAE">
        <w:t xml:space="preserve"> </w:t>
      </w:r>
      <w:r>
        <w:t xml:space="preserve">If the user wants to weigh data parameters </w:t>
      </w:r>
      <w:r w:rsidR="00310F56">
        <w:t>differently</w:t>
      </w:r>
      <w:r>
        <w:t xml:space="preserve">, she can provide </w:t>
      </w:r>
      <w:r w:rsidR="00310F56">
        <w:t>parameter specific ranges. Scaling is done using a simple shift and scale function:</w:t>
      </w:r>
    </w:p>
    <w:p w14:paraId="35C0DC96" w14:textId="3C716409" w:rsidR="00310F56" w:rsidRPr="00310F56" w:rsidRDefault="00310F56" w:rsidP="00310F56">
      <w:pPr>
        <w:pStyle w:val="Text"/>
        <w:ind w:left="720"/>
      </w:pPr>
      <m:oMathPara>
        <m:oMath>
          <m:r>
            <m:rPr>
              <m:sty m:val="bi"/>
            </m:rPr>
            <w:rPr>
              <w:rFonts w:ascii="Cambria Math" w:hAnsi="Cambria Math"/>
            </w:rPr>
            <m:t>r</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e>
              </m:d>
              <m:r>
                <w:rPr>
                  <w:rFonts w:ascii="Cambria Math" w:hAnsi="Cambria Math"/>
                </w:rPr>
                <m:t>*(</m:t>
              </m:r>
              <m:r>
                <m:rPr>
                  <m:sty m:val="bi"/>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p w14:paraId="08651B21" w14:textId="73337DBC" w:rsidR="009C6112" w:rsidRPr="00DB4B2E" w:rsidRDefault="00310F56" w:rsidP="00DB4B2E">
      <w:pPr>
        <w:pStyle w:val="Text"/>
        <w:spacing w:line="240" w:lineRule="auto"/>
        <w:ind w:left="709"/>
      </w:pPr>
      <w:r>
        <w:t xml:space="preserve">where </w:t>
      </w:r>
      <w:r w:rsidRPr="00DB4B2E">
        <w:rPr>
          <w:i/>
          <w:iCs/>
        </w:rPr>
        <w:t>r</w:t>
      </w:r>
      <w:r>
        <w:t xml:space="preserve"> is the rescaled value, </w:t>
      </w:r>
      <m:oMath>
        <m:r>
          <w:rPr>
            <w:rFonts w:ascii="Cambria Math" w:hAnsi="Cambria Math"/>
          </w:rPr>
          <m:t>x</m:t>
        </m:r>
      </m:oMath>
      <w:r w:rsidRPr="001B0FAE">
        <w:t xml:space="preserve"> is</w:t>
      </w:r>
      <w:r>
        <w:t xml:space="preserve"> </w:t>
      </w:r>
      <w:r w:rsidRPr="001B0FAE">
        <w:t>the original value</w:t>
      </w:r>
      <w:r>
        <w:t xml:space="preserve">, </w:t>
      </w:r>
      <w:r w:rsidRPr="00AA1BAF">
        <w:rPr>
          <w:i/>
          <w:iCs/>
        </w:rPr>
        <w:t>x</w:t>
      </w:r>
      <w:r w:rsidRPr="00AA1BAF">
        <w:rPr>
          <w:i/>
          <w:iCs/>
          <w:vertAlign w:val="subscript"/>
        </w:rPr>
        <w:t>min</w:t>
      </w:r>
      <w:r>
        <w:rPr>
          <w:i/>
          <w:iCs/>
        </w:rPr>
        <w:t xml:space="preserve"> </w:t>
      </w:r>
      <w:r>
        <w:t xml:space="preserve">and </w:t>
      </w:r>
      <w:r w:rsidRPr="00AA1BAF">
        <w:rPr>
          <w:i/>
          <w:iCs/>
        </w:rPr>
        <w:t>x</w:t>
      </w:r>
      <w:r w:rsidRPr="00AA1BAF">
        <w:rPr>
          <w:i/>
          <w:iCs/>
          <w:vertAlign w:val="subscript"/>
        </w:rPr>
        <w:t>max</w:t>
      </w:r>
      <w:r w:rsidRPr="007C32AF">
        <w:t xml:space="preserve"> </w:t>
      </w:r>
      <w:r>
        <w:t xml:space="preserve">are the minimum and maximum original data values, and </w:t>
      </w:r>
      <w:r>
        <w:rPr>
          <w:i/>
          <w:iCs/>
        </w:rPr>
        <w:t>r</w:t>
      </w:r>
      <w:r w:rsidRPr="00AA1BAF">
        <w:rPr>
          <w:i/>
          <w:iCs/>
          <w:vertAlign w:val="subscript"/>
        </w:rPr>
        <w:t>min</w:t>
      </w:r>
      <w:r>
        <w:rPr>
          <w:i/>
          <w:iCs/>
        </w:rPr>
        <w:t xml:space="preserve"> </w:t>
      </w:r>
      <w:r>
        <w:t xml:space="preserve">and </w:t>
      </w:r>
      <w:r>
        <w:rPr>
          <w:i/>
          <w:iCs/>
        </w:rPr>
        <w:t>r</w:t>
      </w:r>
      <w:r w:rsidRPr="00AA1BAF">
        <w:rPr>
          <w:i/>
          <w:iCs/>
          <w:vertAlign w:val="subscript"/>
        </w:rPr>
        <w:t>max</w:t>
      </w:r>
      <w:r w:rsidRPr="00AA1BAF">
        <w:t xml:space="preserve"> </w:t>
      </w:r>
      <w:r>
        <w:t>are the rescaled values defined by the user.</w:t>
      </w:r>
      <w:r>
        <w:rPr>
          <w:i/>
          <w:iCs/>
        </w:rPr>
        <w:t xml:space="preserve"> </w:t>
      </w:r>
      <w:r w:rsidR="00FE6A32" w:rsidRPr="001B0FAE">
        <w:t xml:space="preserve">Before visualization of the results, the values are </w:t>
      </w:r>
      <w:r w:rsidR="00827065" w:rsidRPr="001B0FAE">
        <w:t>transformed back using inverse of the formula.</w:t>
      </w:r>
      <w:r w:rsidR="00FE6A32" w:rsidRPr="001B0FAE">
        <w:t xml:space="preserve"> </w:t>
      </w:r>
      <w:r w:rsidR="00B34677" w:rsidRPr="001B0FAE">
        <w:t xml:space="preserve">If you do not wish to apply </w:t>
      </w:r>
      <w:r>
        <w:t>any kind of rescaling</w:t>
      </w:r>
      <w:r w:rsidR="00B34677" w:rsidRPr="001B0FAE">
        <w:t>, un</w:t>
      </w:r>
      <w:r w:rsidR="004A366F">
        <w:t>check</w:t>
      </w:r>
      <w:r w:rsidR="00B34677" w:rsidRPr="001B0FAE">
        <w:t xml:space="preserve"> the </w:t>
      </w:r>
      <w:r>
        <w:t>check</w:t>
      </w:r>
      <w:r w:rsidR="00B34677" w:rsidRPr="001B0FAE">
        <w:t>box.</w:t>
      </w:r>
    </w:p>
    <w:p w14:paraId="150C0029" w14:textId="27B7E979" w:rsidR="00B479EE" w:rsidRPr="004A366F" w:rsidRDefault="009D006F" w:rsidP="00AF629F">
      <w:pPr>
        <w:pStyle w:val="Text"/>
        <w:numPr>
          <w:ilvl w:val="0"/>
          <w:numId w:val="23"/>
        </w:numPr>
        <w:spacing w:line="240" w:lineRule="auto"/>
      </w:pPr>
      <w:r w:rsidRPr="004A366F">
        <w:t xml:space="preserve">Study the </w:t>
      </w:r>
      <w:r w:rsidR="00702967" w:rsidRPr="004A366F">
        <w:t xml:space="preserve">value distribution of the </w:t>
      </w:r>
      <w:r w:rsidR="0029608F" w:rsidRPr="004A366F">
        <w:t xml:space="preserve">parameters </w:t>
      </w:r>
      <w:r w:rsidRPr="004A366F">
        <w:t xml:space="preserve">that you want to use as attributes in SOM using the histogram in the middle. </w:t>
      </w:r>
      <w:r w:rsidR="0029608F" w:rsidRPr="004A366F">
        <w:t>If a parameter histogram has long tails</w:t>
      </w:r>
      <w:r w:rsidRPr="004A366F">
        <w:t xml:space="preserve">, you can </w:t>
      </w:r>
      <w:r w:rsidR="00253798" w:rsidRPr="004A366F">
        <w:t>apply logarithmic transformation (“</w:t>
      </w:r>
      <w:r w:rsidR="00253798" w:rsidRPr="004A366F">
        <w:rPr>
          <w:i/>
        </w:rPr>
        <w:t>Log transform</w:t>
      </w:r>
      <w:r w:rsidR="00253798" w:rsidRPr="004A366F">
        <w:t>”) or limit extreme values (“</w:t>
      </w:r>
      <w:r w:rsidR="00253798" w:rsidRPr="004A366F">
        <w:rPr>
          <w:i/>
        </w:rPr>
        <w:t>Winsorize</w:t>
      </w:r>
      <w:r w:rsidR="00253798" w:rsidRPr="004A366F">
        <w:t>”</w:t>
      </w:r>
      <w:r w:rsidR="00265F5B" w:rsidRPr="004A366F">
        <w:t xml:space="preserve">, </w:t>
      </w:r>
      <w:r w:rsidR="00265F5B" w:rsidRPr="004A366F">
        <w:fldChar w:fldCharType="begin"/>
      </w:r>
      <w:r w:rsidR="00265F5B" w:rsidRPr="004A366F">
        <w:instrText xml:space="preserve"> REF _Ref24704501 \h </w:instrText>
      </w:r>
      <w:r w:rsidR="00265F5B" w:rsidRPr="004A366F">
        <w:fldChar w:fldCharType="separate"/>
      </w:r>
      <w:r w:rsidR="00914B9D" w:rsidRPr="001B0FAE">
        <w:t xml:space="preserve">Figure </w:t>
      </w:r>
      <w:r w:rsidR="00AF219F">
        <w:rPr>
          <w:noProof/>
        </w:rPr>
        <w:t>4</w:t>
      </w:r>
      <w:r w:rsidR="00265F5B" w:rsidRPr="004A366F">
        <w:fldChar w:fldCharType="end"/>
      </w:r>
      <w:r w:rsidR="00253798" w:rsidRPr="004A366F">
        <w:t xml:space="preserve">) to make the histogram closer to </w:t>
      </w:r>
      <w:r w:rsidR="00702967" w:rsidRPr="004A366F">
        <w:t xml:space="preserve">a </w:t>
      </w:r>
      <w:r w:rsidR="00253798" w:rsidRPr="004A366F">
        <w:t xml:space="preserve">normal distribution. </w:t>
      </w:r>
      <w:r w:rsidR="00FD0CF7" w:rsidRPr="004A366F">
        <w:t>Click “</w:t>
      </w:r>
      <w:r w:rsidR="00FD0CF7" w:rsidRPr="004A366F">
        <w:rPr>
          <w:i/>
        </w:rPr>
        <w:t>Update histogram</w:t>
      </w:r>
      <w:r w:rsidR="00FD0CF7" w:rsidRPr="004A366F">
        <w:t>” to see the changes in the histogram.</w:t>
      </w:r>
    </w:p>
    <w:p w14:paraId="229461F9" w14:textId="49532150" w:rsidR="00B479EE" w:rsidRPr="004A366F" w:rsidRDefault="00B479EE" w:rsidP="004A366F">
      <w:pPr>
        <w:pStyle w:val="Text"/>
        <w:numPr>
          <w:ilvl w:val="1"/>
          <w:numId w:val="23"/>
        </w:numPr>
        <w:spacing w:line="240" w:lineRule="auto"/>
      </w:pPr>
      <w:r w:rsidRPr="00827065">
        <w:t>Logarithmic transform is carried out by first shifting all the parameter values to the positive range. Then, a natural logarithm is applied to the values and computation is performed using the transformed values. After the analysis, the values are inverted back using exponential function. This option can be used when the distribution of data is right-tailed and logarithmic transformation results in values that are closer to normal distribution.</w:t>
      </w:r>
    </w:p>
    <w:p w14:paraId="41049C15" w14:textId="230C68E8" w:rsidR="009D006F" w:rsidRPr="004A366F" w:rsidRDefault="00B479EE" w:rsidP="004A366F">
      <w:pPr>
        <w:pStyle w:val="Text"/>
        <w:numPr>
          <w:ilvl w:val="1"/>
          <w:numId w:val="23"/>
        </w:numPr>
        <w:spacing w:line="240" w:lineRule="auto"/>
      </w:pPr>
      <w:r w:rsidRPr="00827065">
        <w:t xml:space="preserve">Winsorizing means assigning a limiting value to parameter values below and above the given limiting value. This can be used, if it is known that it is enough to classify very large values as only “large” and very small values as only “small”, without consideration of how big or how small. </w:t>
      </w:r>
      <w:r w:rsidR="00A64741" w:rsidRPr="004A366F">
        <w:t>Note that winsorizing will be applied to the values shown in the histogram; if you apply logarithmic transformation first, you need to enter the logarithmic values, i.e. the values that you see in the histogram.</w:t>
      </w:r>
    </w:p>
    <w:p w14:paraId="6D630789" w14:textId="367177E7" w:rsidR="00B94EBE" w:rsidRPr="004A366F" w:rsidRDefault="00B94EBE" w:rsidP="000D59CC">
      <w:pPr>
        <w:pStyle w:val="Text"/>
        <w:numPr>
          <w:ilvl w:val="0"/>
          <w:numId w:val="23"/>
        </w:numPr>
        <w:spacing w:line="240" w:lineRule="auto"/>
      </w:pPr>
      <w:r w:rsidRPr="004A366F">
        <w:t xml:space="preserve">If the dataset contains a numeric value signifying null values, provide it in the NoData value textbox. </w:t>
      </w:r>
      <w:r w:rsidR="000D59CC" w:rsidRPr="004A366F">
        <w:t>Not doing so can lead to erroneous results, or to the functions failing altogether in case of infinite or extreme null values. GisSOM automatically screens for non-numeric values, so those do not have to be provided.</w:t>
      </w:r>
    </w:p>
    <w:p w14:paraId="3360497B" w14:textId="5F6AD26C" w:rsidR="00253798" w:rsidRPr="004A366F" w:rsidRDefault="00253798" w:rsidP="00AF629F">
      <w:pPr>
        <w:pStyle w:val="Text"/>
        <w:numPr>
          <w:ilvl w:val="0"/>
          <w:numId w:val="23"/>
        </w:numPr>
        <w:spacing w:line="240" w:lineRule="auto"/>
      </w:pPr>
      <w:r w:rsidRPr="004A366F">
        <w:t>Click “</w:t>
      </w:r>
      <w:r w:rsidRPr="004A366F">
        <w:rPr>
          <w:i/>
        </w:rPr>
        <w:t>Next</w:t>
      </w:r>
      <w:r w:rsidRPr="004A366F">
        <w:t xml:space="preserve">” </w:t>
      </w:r>
      <w:r w:rsidR="00490966" w:rsidRPr="004A366F">
        <w:t>to proceed to the next step</w:t>
      </w:r>
    </w:p>
    <w:p w14:paraId="68611714" w14:textId="77777777" w:rsidR="00AF629F" w:rsidRPr="004A366F" w:rsidRDefault="00AF629F" w:rsidP="00AF629F">
      <w:pPr>
        <w:pStyle w:val="Text"/>
        <w:spacing w:line="240" w:lineRule="auto"/>
      </w:pPr>
    </w:p>
    <w:p w14:paraId="62548478" w14:textId="5A413A5F" w:rsidR="00490966" w:rsidRPr="004A366F" w:rsidRDefault="00490966" w:rsidP="00224FD4">
      <w:pPr>
        <w:pStyle w:val="Heading2"/>
        <w:rPr>
          <w:lang w:val="en-US"/>
        </w:rPr>
      </w:pPr>
      <w:bookmarkStart w:id="57" w:name="_Toc64388740"/>
      <w:r w:rsidRPr="004A366F">
        <w:rPr>
          <w:lang w:val="en-US"/>
        </w:rPr>
        <w:lastRenderedPageBreak/>
        <w:t>Choose SOM</w:t>
      </w:r>
      <w:r w:rsidR="0040046C" w:rsidRPr="004A366F">
        <w:rPr>
          <w:lang w:val="en-US"/>
        </w:rPr>
        <w:t xml:space="preserve"> and k-means</w:t>
      </w:r>
      <w:r w:rsidRPr="004A366F">
        <w:rPr>
          <w:lang w:val="en-US"/>
        </w:rPr>
        <w:t xml:space="preserve"> parameters</w:t>
      </w:r>
      <w:bookmarkEnd w:id="57"/>
    </w:p>
    <w:p w14:paraId="66535F99" w14:textId="366E3CD4" w:rsidR="00490966" w:rsidRPr="004A366F" w:rsidRDefault="00490966" w:rsidP="00AF629F">
      <w:pPr>
        <w:pStyle w:val="Text"/>
        <w:spacing w:line="240" w:lineRule="auto"/>
      </w:pPr>
      <w:r w:rsidRPr="004A366F">
        <w:t xml:space="preserve">In the next step, you need to choose the parameters used in SOM </w:t>
      </w:r>
      <w:r w:rsidR="0040046C" w:rsidRPr="004A366F">
        <w:t>and k-means clustering</w:t>
      </w:r>
      <w:r w:rsidR="00265F5B" w:rsidRPr="004A366F">
        <w:t xml:space="preserve"> (</w:t>
      </w:r>
      <w:r w:rsidR="00265F5B" w:rsidRPr="004A366F">
        <w:fldChar w:fldCharType="begin"/>
      </w:r>
      <w:r w:rsidR="00265F5B" w:rsidRPr="004A366F">
        <w:instrText xml:space="preserve"> REF _Ref24704543 \h </w:instrText>
      </w:r>
      <w:r w:rsidR="00265F5B" w:rsidRPr="004A366F">
        <w:fldChar w:fldCharType="separate"/>
      </w:r>
      <w:r w:rsidR="00914B9D" w:rsidRPr="004A366F">
        <w:t xml:space="preserve">Figure </w:t>
      </w:r>
      <w:r w:rsidR="00AF219F">
        <w:rPr>
          <w:noProof/>
        </w:rPr>
        <w:t>5</w:t>
      </w:r>
      <w:r w:rsidR="00265F5B" w:rsidRPr="004A366F">
        <w:fldChar w:fldCharType="end"/>
      </w:r>
      <w:r w:rsidR="00A03CDE" w:rsidRPr="004A366F">
        <w:t>)</w:t>
      </w:r>
      <w:r w:rsidR="0040046C" w:rsidRPr="004A366F">
        <w:t>.</w:t>
      </w:r>
      <w:r w:rsidR="000668E0" w:rsidRPr="004A366F">
        <w:t xml:space="preserve"> The input parameters are separated into two sections, basic parameters and advanced parameters. By default only the basic parameters are visible on screen, but you can view the </w:t>
      </w:r>
      <w:r w:rsidR="00B828AC" w:rsidRPr="004A366F">
        <w:t>advanced parameters by clicking on the “Advanced Parameters” -button.</w:t>
      </w:r>
    </w:p>
    <w:p w14:paraId="27DDE52A" w14:textId="77777777" w:rsidR="00AF629F" w:rsidRPr="004A366F" w:rsidRDefault="00AF629F" w:rsidP="00AF629F">
      <w:pPr>
        <w:pStyle w:val="Text"/>
        <w:spacing w:line="240" w:lineRule="auto"/>
      </w:pPr>
    </w:p>
    <w:p w14:paraId="044EAE57" w14:textId="77777777" w:rsidR="00750E85" w:rsidRDefault="00F85F3E">
      <w:pPr>
        <w:pStyle w:val="Text"/>
        <w:keepNext/>
      </w:pPr>
      <w:r w:rsidRPr="00423514">
        <w:rPr>
          <w:noProof/>
          <w:lang w:val="fi-FI" w:eastAsia="fi-FI"/>
        </w:rPr>
        <w:drawing>
          <wp:inline distT="0" distB="0" distL="0" distR="0" wp14:anchorId="18519AF7" wp14:editId="2C851966">
            <wp:extent cx="6120130" cy="3306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06445"/>
                    </a:xfrm>
                    <a:prstGeom prst="rect">
                      <a:avLst/>
                    </a:prstGeom>
                  </pic:spPr>
                </pic:pic>
              </a:graphicData>
            </a:graphic>
          </wp:inline>
        </w:drawing>
      </w:r>
    </w:p>
    <w:p w14:paraId="308D996C" w14:textId="2F39C4A5" w:rsidR="00750E85" w:rsidRPr="004A366F" w:rsidRDefault="00750E85" w:rsidP="00750E85">
      <w:pPr>
        <w:pStyle w:val="Caption"/>
        <w:rPr>
          <w:lang w:val="en-US"/>
        </w:rPr>
      </w:pPr>
      <w:r>
        <w:t xml:space="preserve">Figure </w:t>
      </w:r>
      <w:r>
        <w:fldChar w:fldCharType="begin"/>
      </w:r>
      <w:r>
        <w:instrText xml:space="preserve"> SEQ Figure \* ARABIC </w:instrText>
      </w:r>
      <w:r>
        <w:fldChar w:fldCharType="separate"/>
      </w:r>
      <w:r w:rsidR="00963D59">
        <w:rPr>
          <w:noProof/>
        </w:rPr>
        <w:t>5</w:t>
      </w:r>
      <w:r>
        <w:fldChar w:fldCharType="end"/>
      </w:r>
      <w:r>
        <w:tab/>
      </w:r>
      <w:r w:rsidRPr="00750E85">
        <w:rPr>
          <w:lang w:val="en-US"/>
        </w:rPr>
        <w:t xml:space="preserve"> </w:t>
      </w:r>
      <w:r w:rsidRPr="004A366F">
        <w:rPr>
          <w:lang w:val="en-US"/>
        </w:rPr>
        <w:t>Choosing parameters for SOM and k-means</w:t>
      </w:r>
    </w:p>
    <w:p w14:paraId="7F290EE3" w14:textId="77777777" w:rsidR="00A96D43" w:rsidRPr="00827065" w:rsidRDefault="00A96D43" w:rsidP="00DB4B2E">
      <w:pPr>
        <w:pStyle w:val="Caption"/>
      </w:pPr>
    </w:p>
    <w:p w14:paraId="06AD3AD4" w14:textId="77777777" w:rsidR="00AF629F" w:rsidRPr="004A366F" w:rsidRDefault="00AF629F" w:rsidP="00AF629F">
      <w:pPr>
        <w:pStyle w:val="Text"/>
        <w:spacing w:line="240" w:lineRule="auto"/>
      </w:pPr>
    </w:p>
    <w:p w14:paraId="64C183AE" w14:textId="37E8A9D6" w:rsidR="0063671E" w:rsidRPr="00827065" w:rsidRDefault="00B828AC" w:rsidP="00AF629F">
      <w:pPr>
        <w:pStyle w:val="Text"/>
        <w:spacing w:line="240" w:lineRule="auto"/>
        <w:rPr>
          <w:rStyle w:val="IntenseEmphasis"/>
        </w:rPr>
      </w:pPr>
      <w:r w:rsidRPr="00827065">
        <w:rPr>
          <w:rStyle w:val="IntenseEmphasis"/>
        </w:rPr>
        <w:t xml:space="preserve">Basic </w:t>
      </w:r>
      <w:r w:rsidR="0063671E" w:rsidRPr="00827065">
        <w:rPr>
          <w:rStyle w:val="IntenseEmphasis"/>
        </w:rPr>
        <w:t>Parameters for SOM</w:t>
      </w:r>
    </w:p>
    <w:p w14:paraId="16CBAE53" w14:textId="4D4DF8BE" w:rsidR="004A7A87" w:rsidRPr="004A366F" w:rsidRDefault="0040046C" w:rsidP="00AF629F">
      <w:pPr>
        <w:pStyle w:val="Text"/>
        <w:numPr>
          <w:ilvl w:val="0"/>
          <w:numId w:val="24"/>
        </w:numPr>
        <w:spacing w:line="240" w:lineRule="auto"/>
      </w:pPr>
      <w:r w:rsidRPr="004A366F">
        <w:t>Choose the size of the SOM using “</w:t>
      </w:r>
      <w:r w:rsidRPr="004A366F">
        <w:rPr>
          <w:i/>
        </w:rPr>
        <w:t>Som x</w:t>
      </w:r>
      <w:r w:rsidRPr="004A366F">
        <w:t>” and “</w:t>
      </w:r>
      <w:r w:rsidRPr="004A366F">
        <w:rPr>
          <w:i/>
        </w:rPr>
        <w:t>Som y</w:t>
      </w:r>
      <w:r w:rsidRPr="004A366F">
        <w:t>”. These refer</w:t>
      </w:r>
      <w:r w:rsidR="00916413" w:rsidRPr="004A366F">
        <w:t xml:space="preserve"> to the number of SOM cells in horizontal and vertical</w:t>
      </w:r>
      <w:r w:rsidRPr="004A366F">
        <w:t xml:space="preserve"> direction.</w:t>
      </w:r>
      <w:r w:rsidR="00C5119D" w:rsidRPr="004A366F">
        <w:t xml:space="preserve"> The default values are calculated using one rule of thumb</w:t>
      </w:r>
      <w:r w:rsidR="000F1C24" w:rsidRPr="004A366F">
        <w:t xml:space="preserve"> for a square shaped map</w:t>
      </w:r>
      <w:r w:rsidR="00C5119D" w:rsidRPr="004A366F">
        <w:t xml:space="preserve">: the total number of cells is </w:t>
      </w:r>
      <m:oMath>
        <m:r>
          <w:rPr>
            <w:rFonts w:ascii="Cambria Math" w:hAnsi="Cambria Math" w:cstheme="minorHAnsi"/>
            <w:szCs w:val="24"/>
          </w:rPr>
          <m:t>5*</m:t>
        </m:r>
        <m:rad>
          <m:radPr>
            <m:degHide m:val="1"/>
            <m:ctrlPr>
              <w:rPr>
                <w:rFonts w:ascii="Cambria Math" w:hAnsi="Cambria Math" w:cstheme="minorHAnsi"/>
                <w:i/>
                <w:szCs w:val="24"/>
              </w:rPr>
            </m:ctrlPr>
          </m:radPr>
          <m:deg/>
          <m:e>
            <m:r>
              <w:rPr>
                <w:rFonts w:ascii="Cambria Math" w:hAnsi="Cambria Math" w:cstheme="minorHAnsi"/>
                <w:szCs w:val="24"/>
              </w:rPr>
              <m:t>number of data points</m:t>
            </m:r>
          </m:e>
        </m:rad>
      </m:oMath>
      <w:r w:rsidR="00C5119D" w:rsidRPr="004A366F">
        <w:rPr>
          <w:szCs w:val="24"/>
        </w:rPr>
        <w:t xml:space="preserve"> so both “</w:t>
      </w:r>
      <w:r w:rsidR="00C5119D" w:rsidRPr="004A366F">
        <w:rPr>
          <w:i/>
          <w:szCs w:val="24"/>
        </w:rPr>
        <w:t>Som x</w:t>
      </w:r>
      <w:r w:rsidR="00C5119D" w:rsidRPr="004A366F">
        <w:rPr>
          <w:szCs w:val="24"/>
        </w:rPr>
        <w:t>” and “</w:t>
      </w:r>
      <w:r w:rsidR="00C5119D" w:rsidRPr="004A366F">
        <w:rPr>
          <w:i/>
          <w:szCs w:val="24"/>
        </w:rPr>
        <w:t>Som y</w:t>
      </w:r>
      <w:r w:rsidR="00C5119D" w:rsidRPr="004A366F">
        <w:rPr>
          <w:szCs w:val="24"/>
        </w:rPr>
        <w:t>” are square root of that value.</w:t>
      </w:r>
      <w:r w:rsidR="00B90852" w:rsidRPr="004A366F">
        <w:rPr>
          <w:szCs w:val="24"/>
        </w:rPr>
        <w:t xml:space="preserve"> </w:t>
      </w:r>
      <w:r w:rsidR="000425EB" w:rsidRPr="00827065">
        <w:t>Large SOM size causes SOM cells to be closer to the input data and thus more accurate with the cost of computing time. Higher accuracy also means that quantization errors are smaller.</w:t>
      </w:r>
    </w:p>
    <w:p w14:paraId="3C889E3E" w14:textId="738FABFC" w:rsidR="0099793A" w:rsidRPr="004A366F" w:rsidRDefault="0099793A" w:rsidP="0099793A">
      <w:pPr>
        <w:pStyle w:val="Text"/>
        <w:numPr>
          <w:ilvl w:val="0"/>
          <w:numId w:val="24"/>
        </w:numPr>
        <w:spacing w:line="240" w:lineRule="auto"/>
      </w:pPr>
      <w:r w:rsidRPr="004A366F">
        <w:t xml:space="preserve">Map type: topology of the map, accepted values are </w:t>
      </w:r>
      <w:r w:rsidR="00F91FDE" w:rsidRPr="004A366F">
        <w:t>“</w:t>
      </w:r>
      <w:r w:rsidRPr="004A366F">
        <w:t>toroid</w:t>
      </w:r>
      <w:r w:rsidR="00F91FDE" w:rsidRPr="004A366F">
        <w:t>”</w:t>
      </w:r>
      <w:r w:rsidRPr="004A366F">
        <w:t xml:space="preserve"> or </w:t>
      </w:r>
      <w:r w:rsidR="00F91FDE" w:rsidRPr="004A366F">
        <w:t>“</w:t>
      </w:r>
      <w:r w:rsidRPr="004A366F">
        <w:t>sheet</w:t>
      </w:r>
      <w:r w:rsidR="00F91FDE" w:rsidRPr="004A366F">
        <w:t>”</w:t>
      </w:r>
      <w:r w:rsidRPr="004A366F">
        <w:t>.</w:t>
      </w:r>
      <w:r w:rsidR="00793269" w:rsidRPr="004A366F">
        <w:t xml:space="preserve"> </w:t>
      </w:r>
      <w:r w:rsidR="00793269" w:rsidRPr="00827065">
        <w:rPr>
          <w:i/>
        </w:rPr>
        <w:t>Sheet</w:t>
      </w:r>
      <w:r w:rsidR="00793269" w:rsidRPr="00827065">
        <w:t xml:space="preserve"> type SOM works in the same manner as SOM is visualized: the sides of the SOM map have an edge next to them and neighbors only on the other side. </w:t>
      </w:r>
      <w:r w:rsidR="00793269" w:rsidRPr="00827065">
        <w:rPr>
          <w:i/>
        </w:rPr>
        <w:t>Toroid</w:t>
      </w:r>
      <w:r w:rsidR="00793269" w:rsidRPr="00827065">
        <w:t xml:space="preserve"> type SOM continues from one edge to the opposite, so that each SOM cell has the same number of neighbors. This is visualized in</w:t>
      </w:r>
      <w:r w:rsidR="00827065">
        <w:t xml:space="preserve"> </w:t>
      </w:r>
      <w:r w:rsidR="00AF219F">
        <w:fldChar w:fldCharType="begin"/>
      </w:r>
      <w:r w:rsidR="00AF219F">
        <w:instrText xml:space="preserve"> REF _Ref45634823 \h </w:instrText>
      </w:r>
      <w:r w:rsidR="00AF219F">
        <w:fldChar w:fldCharType="separate"/>
      </w:r>
      <w:r w:rsidR="00AF219F">
        <w:t xml:space="preserve">Figure </w:t>
      </w:r>
      <w:r w:rsidR="00AF219F">
        <w:rPr>
          <w:noProof/>
        </w:rPr>
        <w:t>7</w:t>
      </w:r>
      <w:r w:rsidR="00AF219F">
        <w:fldChar w:fldCharType="end"/>
      </w:r>
      <w:r w:rsidR="00793269" w:rsidRPr="00423514">
        <w:fldChar w:fldCharType="begin"/>
      </w:r>
      <w:r w:rsidR="00793269" w:rsidRPr="00827065">
        <w:instrText xml:space="preserve"> REF _Ref36717394 \h </w:instrText>
      </w:r>
      <w:r w:rsidR="00793269" w:rsidRPr="00423514">
        <w:fldChar w:fldCharType="end"/>
      </w:r>
      <w:r w:rsidR="00793269" w:rsidRPr="00827065">
        <w:t>.</w:t>
      </w:r>
    </w:p>
    <w:p w14:paraId="3F15DC96" w14:textId="77777777" w:rsidR="00827065" w:rsidRDefault="00793269">
      <w:pPr>
        <w:pStyle w:val="Text"/>
        <w:keepNext/>
        <w:ind w:left="720"/>
      </w:pPr>
      <w:r w:rsidRPr="00423514">
        <w:rPr>
          <w:noProof/>
          <w:lang w:val="fi-FI" w:eastAsia="fi-FI"/>
        </w:rPr>
        <w:lastRenderedPageBreak/>
        <w:drawing>
          <wp:inline distT="0" distB="0" distL="0" distR="0" wp14:anchorId="769CA8E3" wp14:editId="73080732">
            <wp:extent cx="1729105" cy="17291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105" cy="1729105"/>
                    </a:xfrm>
                    <a:prstGeom prst="rect">
                      <a:avLst/>
                    </a:prstGeom>
                    <a:noFill/>
                    <a:ln>
                      <a:noFill/>
                    </a:ln>
                  </pic:spPr>
                </pic:pic>
              </a:graphicData>
            </a:graphic>
          </wp:inline>
        </w:drawing>
      </w:r>
    </w:p>
    <w:p w14:paraId="44BC340B" w14:textId="344B5225" w:rsidR="00827065" w:rsidRDefault="00827065" w:rsidP="004A366F">
      <w:pPr>
        <w:pStyle w:val="Caption"/>
        <w:ind w:left="720"/>
      </w:pPr>
      <w:bookmarkStart w:id="58" w:name="_Ref45634823"/>
      <w:r>
        <w:t xml:space="preserve">Figure </w:t>
      </w:r>
      <w:r>
        <w:fldChar w:fldCharType="begin"/>
      </w:r>
      <w:r>
        <w:instrText xml:space="preserve"> SEQ Figure \* ARABIC </w:instrText>
      </w:r>
      <w:r>
        <w:fldChar w:fldCharType="separate"/>
      </w:r>
      <w:ins w:id="59" w:author="Hautala Sakari (GTK)" w:date="2021-06-15T09:05:00Z">
        <w:r w:rsidR="00963D59">
          <w:rPr>
            <w:noProof/>
          </w:rPr>
          <w:t>6</w:t>
        </w:r>
      </w:ins>
      <w:del w:id="60" w:author="Hautala Sakari (GTK)" w:date="2021-06-15T09:05:00Z">
        <w:r w:rsidR="00750E85" w:rsidDel="00963D59">
          <w:rPr>
            <w:noProof/>
          </w:rPr>
          <w:delText>7</w:delText>
        </w:r>
      </w:del>
      <w:r>
        <w:fldChar w:fldCharType="end"/>
      </w:r>
      <w:bookmarkEnd w:id="58"/>
      <w:r>
        <w:t xml:space="preserve">. </w:t>
      </w:r>
      <w:r w:rsidRPr="00C3755E">
        <w:t>Neighbours in sheet and toroid type maps. For toroid 1 and 2 as well as 3 and 4 are neighbours; for sheet they are not.</w:t>
      </w:r>
    </w:p>
    <w:p w14:paraId="485DAC79" w14:textId="64D5914F" w:rsidR="00793269" w:rsidRPr="00827065" w:rsidRDefault="003C6C46" w:rsidP="004A366F">
      <w:pPr>
        <w:pStyle w:val="Text"/>
        <w:keepNext/>
        <w:ind w:left="720"/>
      </w:pPr>
      <w:r w:rsidRPr="00827065">
        <w:t xml:space="preserve">Using sheet type often causes large and small values to be </w:t>
      </w:r>
      <w:r w:rsidR="00644ED0" w:rsidRPr="00827065">
        <w:t>clustered</w:t>
      </w:r>
      <w:r w:rsidRPr="00827065">
        <w:t xml:space="preserve"> near an edge whereas toroid doesn’t have this issue. Using toroid type often causes clusters to appear far away visually as they continue from the other side. These cases are visualized in </w:t>
      </w:r>
      <w:r w:rsidR="00AF219F">
        <w:fldChar w:fldCharType="begin"/>
      </w:r>
      <w:r w:rsidR="00AF219F">
        <w:instrText xml:space="preserve"> REF _Ref45634887 \h </w:instrText>
      </w:r>
      <w:r w:rsidR="00AF219F">
        <w:fldChar w:fldCharType="separate"/>
      </w:r>
      <w:r w:rsidR="00AF219F">
        <w:t xml:space="preserve">Figure </w:t>
      </w:r>
      <w:r w:rsidR="00AF219F">
        <w:rPr>
          <w:noProof/>
        </w:rPr>
        <w:t>8</w:t>
      </w:r>
      <w:r w:rsidR="00AF219F">
        <w:fldChar w:fldCharType="end"/>
      </w:r>
      <w:r w:rsidRPr="00827065">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202"/>
      </w:tblGrid>
      <w:tr w:rsidR="00CF337C" w:rsidRPr="00827065" w14:paraId="166E7A70" w14:textId="77777777" w:rsidTr="00827065">
        <w:tc>
          <w:tcPr>
            <w:tcW w:w="4716" w:type="dxa"/>
          </w:tcPr>
          <w:p w14:paraId="4C7172DB" w14:textId="4AD5957C" w:rsidR="003C6C46" w:rsidRPr="00827065" w:rsidRDefault="00B6296D">
            <w:pPr>
              <w:pStyle w:val="Text"/>
              <w:keepNext/>
            </w:pPr>
            <w:r w:rsidRPr="00423514">
              <w:rPr>
                <w:noProof/>
                <w:lang w:val="fi-FI"/>
              </w:rPr>
              <w:drawing>
                <wp:inline distT="0" distB="0" distL="0" distR="0" wp14:anchorId="6776D1F7" wp14:editId="3B7A18A5">
                  <wp:extent cx="2854036" cy="2077720"/>
                  <wp:effectExtent l="0" t="0" r="3810" b="0"/>
                  <wp:docPr id="15" name="Picture 15" descr="C:\Users\jmadetoj\AppData\Local\Temp\NextSom\somresults\Somplot\sompl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detoj\AppData\Local\Temp\NextSom\somresults\Somplot\somplot_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45" t="20598" r="1823" b="18808"/>
                          <a:stretch/>
                        </pic:blipFill>
                        <pic:spPr bwMode="auto">
                          <a:xfrm>
                            <a:off x="0" y="0"/>
                            <a:ext cx="2855531" cy="20788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02" w:type="dxa"/>
          </w:tcPr>
          <w:p w14:paraId="37501626" w14:textId="56DA998F" w:rsidR="003C6C46" w:rsidRPr="00827065" w:rsidRDefault="00DE511E" w:rsidP="00BC413B">
            <w:pPr>
              <w:pStyle w:val="Text"/>
            </w:pPr>
            <w:r w:rsidRPr="00423514">
              <w:rPr>
                <w:noProof/>
                <w:lang w:val="fi-FI"/>
              </w:rPr>
              <w:drawing>
                <wp:inline distT="0" distB="0" distL="0" distR="0" wp14:anchorId="4BA57C7D" wp14:editId="0FF5EDD7">
                  <wp:extent cx="2501901" cy="2077720"/>
                  <wp:effectExtent l="0" t="0" r="0" b="0"/>
                  <wp:docPr id="13" name="Picture 13" descr="C:\Users\jmadetoj\AppData\Local\Temp\NextSom\somresults\Somplot\sompl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madetoj\AppData\Local\Temp\NextSom\somresults\Somplot\somplot_5.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268" t="16919" r="7162" b="18661"/>
                          <a:stretch/>
                        </pic:blipFill>
                        <pic:spPr bwMode="auto">
                          <a:xfrm>
                            <a:off x="0" y="0"/>
                            <a:ext cx="2576720" cy="21398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337C" w:rsidRPr="00827065" w14:paraId="335A3AAA" w14:textId="77777777" w:rsidTr="00827065">
        <w:tc>
          <w:tcPr>
            <w:tcW w:w="4716" w:type="dxa"/>
          </w:tcPr>
          <w:p w14:paraId="275BCADE" w14:textId="77777777" w:rsidR="003C6C46" w:rsidRPr="00827065" w:rsidRDefault="003C6C46" w:rsidP="00BC413B">
            <w:pPr>
              <w:pStyle w:val="Text"/>
              <w:keepNext/>
              <w:jc w:val="center"/>
              <w:rPr>
                <w:noProof/>
              </w:rPr>
            </w:pPr>
            <w:r w:rsidRPr="00827065">
              <w:rPr>
                <w:noProof/>
              </w:rPr>
              <w:t>(a)</w:t>
            </w:r>
          </w:p>
        </w:tc>
        <w:tc>
          <w:tcPr>
            <w:tcW w:w="4202" w:type="dxa"/>
          </w:tcPr>
          <w:p w14:paraId="078278A0" w14:textId="77777777" w:rsidR="003C6C46" w:rsidRPr="00950F9B" w:rsidRDefault="003C6C46" w:rsidP="00BC413B">
            <w:pPr>
              <w:pStyle w:val="Text"/>
              <w:jc w:val="center"/>
              <w:rPr>
                <w:noProof/>
              </w:rPr>
            </w:pPr>
            <w:r w:rsidRPr="00950F9B">
              <w:rPr>
                <w:noProof/>
              </w:rPr>
              <w:t>(b)</w:t>
            </w:r>
          </w:p>
        </w:tc>
      </w:tr>
    </w:tbl>
    <w:p w14:paraId="13EA9314" w14:textId="2657BF7F" w:rsidR="003C6C46" w:rsidRPr="004A366F" w:rsidRDefault="00827065" w:rsidP="00950F9B">
      <w:pPr>
        <w:pStyle w:val="Caption"/>
        <w:ind w:left="720"/>
      </w:pPr>
      <w:bookmarkStart w:id="61" w:name="_Ref45634887"/>
      <w:r>
        <w:t xml:space="preserve">Figure </w:t>
      </w:r>
      <w:r>
        <w:fldChar w:fldCharType="begin"/>
      </w:r>
      <w:r>
        <w:instrText xml:space="preserve"> SEQ Figure \* ARABIC </w:instrText>
      </w:r>
      <w:r>
        <w:fldChar w:fldCharType="separate"/>
      </w:r>
      <w:ins w:id="62" w:author="Hautala Sakari (GTK)" w:date="2021-06-15T09:05:00Z">
        <w:r w:rsidR="00963D59">
          <w:rPr>
            <w:noProof/>
          </w:rPr>
          <w:t>7</w:t>
        </w:r>
      </w:ins>
      <w:del w:id="63" w:author="Hautala Sakari (GTK)" w:date="2021-06-15T09:05:00Z">
        <w:r w:rsidR="00750E85" w:rsidDel="00963D59">
          <w:rPr>
            <w:noProof/>
          </w:rPr>
          <w:delText>8</w:delText>
        </w:r>
      </w:del>
      <w:r>
        <w:fldChar w:fldCharType="end"/>
      </w:r>
      <w:bookmarkEnd w:id="61"/>
      <w:r>
        <w:t xml:space="preserve">. </w:t>
      </w:r>
      <w:r w:rsidRPr="005C0D41">
        <w:rPr>
          <w:lang w:val="en-US"/>
        </w:rPr>
        <w:t>Sheet type causing values to be piled near an edge (a) and toroid type causing a cluster to appear on the other side (b).</w:t>
      </w:r>
    </w:p>
    <w:p w14:paraId="602B8591" w14:textId="12B6D0E3" w:rsidR="0099793A" w:rsidRPr="004A366F" w:rsidRDefault="0099793A" w:rsidP="0099793A">
      <w:pPr>
        <w:pStyle w:val="Text"/>
        <w:numPr>
          <w:ilvl w:val="0"/>
          <w:numId w:val="24"/>
        </w:numPr>
        <w:spacing w:line="240" w:lineRule="auto"/>
      </w:pPr>
      <w:r w:rsidRPr="004A366F">
        <w:t xml:space="preserve">Grid shape: The shape of the grid that connects the nodes of the map. Accepted values: hexagonal or square. </w:t>
      </w:r>
      <w:r w:rsidR="002C31FC" w:rsidRPr="00827065">
        <w:t>The software regards 4 closest SOM cells as neighbors in rectangular grid shape and 6 closest in hexagonal. The hexagonal grid start</w:t>
      </w:r>
      <w:r w:rsidR="004F5CEC">
        <w:t>s</w:t>
      </w:r>
      <w:r w:rsidR="002C31FC" w:rsidRPr="00827065">
        <w:t xml:space="preserve"> from upper left corner and is not indented.</w:t>
      </w:r>
    </w:p>
    <w:p w14:paraId="15E63B96" w14:textId="77777777" w:rsidR="0099793A" w:rsidRPr="004A366F" w:rsidRDefault="0099793A" w:rsidP="000F1C24">
      <w:pPr>
        <w:pStyle w:val="Text"/>
        <w:spacing w:line="240" w:lineRule="auto"/>
        <w:ind w:left="720"/>
      </w:pPr>
    </w:p>
    <w:p w14:paraId="4A504C87" w14:textId="33418C0F" w:rsidR="0063671E" w:rsidRPr="00827065" w:rsidRDefault="0063671E" w:rsidP="00AF629F">
      <w:pPr>
        <w:pStyle w:val="Text"/>
        <w:spacing w:line="240" w:lineRule="auto"/>
        <w:rPr>
          <w:rStyle w:val="IntenseEmphasis"/>
        </w:rPr>
      </w:pPr>
      <w:r w:rsidRPr="00827065">
        <w:rPr>
          <w:rStyle w:val="IntenseEmphasis"/>
        </w:rPr>
        <w:t>Parameters for k-means</w:t>
      </w:r>
    </w:p>
    <w:p w14:paraId="74A6FCB4" w14:textId="61025906" w:rsidR="0063671E" w:rsidRPr="00827065" w:rsidRDefault="0063671E" w:rsidP="00AF629F">
      <w:pPr>
        <w:pStyle w:val="Text"/>
        <w:numPr>
          <w:ilvl w:val="0"/>
          <w:numId w:val="25"/>
        </w:numPr>
        <w:spacing w:line="240" w:lineRule="auto"/>
        <w:rPr>
          <w:rStyle w:val="IntenseEmphasis"/>
          <w:i w:val="0"/>
          <w:iCs w:val="0"/>
          <w:color w:val="auto"/>
        </w:rPr>
      </w:pPr>
      <w:r w:rsidRPr="00827065">
        <w:rPr>
          <w:rStyle w:val="IntenseEmphasis"/>
          <w:i w:val="0"/>
          <w:iCs w:val="0"/>
          <w:color w:val="auto"/>
        </w:rPr>
        <w:t>You can choose to skip k-means clustering and run only SOM by removing the tick in “</w:t>
      </w:r>
      <w:r w:rsidRPr="00827065">
        <w:rPr>
          <w:rStyle w:val="IntenseEmphasis"/>
          <w:iCs w:val="0"/>
          <w:color w:val="auto"/>
        </w:rPr>
        <w:t>Run k-means clustering</w:t>
      </w:r>
      <w:r w:rsidRPr="00827065">
        <w:rPr>
          <w:rStyle w:val="IntenseEmphasis"/>
          <w:i w:val="0"/>
          <w:iCs w:val="0"/>
          <w:color w:val="auto"/>
        </w:rPr>
        <w:t>”.</w:t>
      </w:r>
    </w:p>
    <w:p w14:paraId="053F1B2E" w14:textId="1D8853DB" w:rsidR="0063671E" w:rsidRPr="00827065" w:rsidRDefault="00047037" w:rsidP="00AF629F">
      <w:pPr>
        <w:pStyle w:val="Text"/>
        <w:numPr>
          <w:ilvl w:val="0"/>
          <w:numId w:val="25"/>
        </w:numPr>
        <w:spacing w:line="240" w:lineRule="auto"/>
        <w:rPr>
          <w:rStyle w:val="IntenseEmphasis"/>
          <w:i w:val="0"/>
          <w:iCs w:val="0"/>
          <w:color w:val="auto"/>
        </w:rPr>
      </w:pPr>
      <w:r w:rsidRPr="00827065">
        <w:rPr>
          <w:rStyle w:val="IntenseEmphasis"/>
          <w:i w:val="0"/>
          <w:iCs w:val="0"/>
          <w:color w:val="auto"/>
        </w:rPr>
        <w:t>If you run k-means, y</w:t>
      </w:r>
      <w:r w:rsidR="00ED0109" w:rsidRPr="00827065">
        <w:rPr>
          <w:rStyle w:val="IntenseEmphasis"/>
          <w:i w:val="0"/>
          <w:iCs w:val="0"/>
          <w:color w:val="auto"/>
        </w:rPr>
        <w:t>ou need to select the minimum and maximum number of clusters.</w:t>
      </w:r>
      <w:r w:rsidR="00CF4C12" w:rsidRPr="00827065">
        <w:rPr>
          <w:rStyle w:val="IntenseEmphasis"/>
          <w:i w:val="0"/>
          <w:iCs w:val="0"/>
          <w:color w:val="auto"/>
        </w:rPr>
        <w:t xml:space="preserve"> The default</w:t>
      </w:r>
      <w:r w:rsidR="00746B89" w:rsidRPr="00827065">
        <w:rPr>
          <w:rStyle w:val="IntenseEmphasis"/>
          <w:i w:val="0"/>
          <w:iCs w:val="0"/>
          <w:color w:val="auto"/>
        </w:rPr>
        <w:t xml:space="preserve"> </w:t>
      </w:r>
      <w:r w:rsidR="00D66A3C" w:rsidRPr="00827065">
        <w:rPr>
          <w:rStyle w:val="IntenseEmphasis"/>
          <w:i w:val="0"/>
          <w:iCs w:val="0"/>
          <w:color w:val="auto"/>
        </w:rPr>
        <w:t>for minimum is 2 and maximum is 25</w:t>
      </w:r>
      <w:r w:rsidR="00CF4C12" w:rsidRPr="00827065">
        <w:rPr>
          <w:rStyle w:val="IntenseEmphasis"/>
          <w:i w:val="0"/>
          <w:iCs w:val="0"/>
          <w:color w:val="auto"/>
        </w:rPr>
        <w:t xml:space="preserve">. </w:t>
      </w:r>
      <w:r w:rsidR="0063671E" w:rsidRPr="00827065">
        <w:rPr>
          <w:rStyle w:val="IntenseEmphasis"/>
          <w:i w:val="0"/>
          <w:iCs w:val="0"/>
          <w:color w:val="auto"/>
        </w:rPr>
        <w:t xml:space="preserve">This software applies k-means to the results of SOM using </w:t>
      </w:r>
      <w:r w:rsidR="00AB5B91">
        <w:rPr>
          <w:rStyle w:val="IntenseEmphasis"/>
          <w:i w:val="0"/>
          <w:iCs w:val="0"/>
          <w:color w:val="auto"/>
        </w:rPr>
        <w:t>all values between these</w:t>
      </w:r>
      <w:r w:rsidR="00ED0109" w:rsidRPr="00827065">
        <w:rPr>
          <w:rStyle w:val="IntenseEmphasis"/>
          <w:i w:val="0"/>
          <w:iCs w:val="0"/>
          <w:color w:val="auto"/>
        </w:rPr>
        <w:t xml:space="preserve"> for the number of clusters and the most optimal number is chosen based on the smallest </w:t>
      </w:r>
      <w:r w:rsidR="00ED0109" w:rsidRPr="004A366F">
        <w:rPr>
          <w:rFonts w:asciiTheme="minorHAnsi" w:hAnsiTheme="minorHAnsi" w:cstheme="minorHAnsi"/>
          <w:szCs w:val="24"/>
        </w:rPr>
        <w:t>the Davies-Bouldin index</w:t>
      </w:r>
      <w:r w:rsidR="00ED0109" w:rsidRPr="00827065">
        <w:rPr>
          <w:rStyle w:val="IntenseEmphasis"/>
          <w:i w:val="0"/>
          <w:iCs w:val="0"/>
          <w:color w:val="auto"/>
        </w:rPr>
        <w:t>.</w:t>
      </w:r>
    </w:p>
    <w:p w14:paraId="4E74A8D3" w14:textId="18731198" w:rsidR="00047037" w:rsidRPr="00827065" w:rsidRDefault="00746B89" w:rsidP="00047037">
      <w:pPr>
        <w:pStyle w:val="Text"/>
        <w:numPr>
          <w:ilvl w:val="0"/>
          <w:numId w:val="25"/>
        </w:numPr>
        <w:spacing w:line="240" w:lineRule="auto"/>
      </w:pPr>
      <w:r w:rsidRPr="00827065">
        <w:rPr>
          <w:rStyle w:val="IntenseEmphasis"/>
          <w:i w:val="0"/>
          <w:iCs w:val="0"/>
          <w:color w:val="auto"/>
        </w:rPr>
        <w:lastRenderedPageBreak/>
        <w:t>Choose the number of random “</w:t>
      </w:r>
      <w:r w:rsidRPr="00827065">
        <w:rPr>
          <w:rStyle w:val="IntenseEmphasis"/>
          <w:iCs w:val="0"/>
          <w:color w:val="auto"/>
        </w:rPr>
        <w:t>Initializations</w:t>
      </w:r>
      <w:r w:rsidRPr="00827065">
        <w:rPr>
          <w:rStyle w:val="IntenseEmphasis"/>
          <w:i w:val="0"/>
          <w:iCs w:val="0"/>
          <w:color w:val="auto"/>
        </w:rPr>
        <w:t>”. The default</w:t>
      </w:r>
      <w:r w:rsidR="00D66A3C" w:rsidRPr="00827065">
        <w:rPr>
          <w:rStyle w:val="IntenseEmphasis"/>
          <w:i w:val="0"/>
          <w:iCs w:val="0"/>
          <w:color w:val="auto"/>
        </w:rPr>
        <w:t xml:space="preserve"> is 5</w:t>
      </w:r>
      <w:r w:rsidRPr="00827065">
        <w:rPr>
          <w:rStyle w:val="IntenseEmphasis"/>
          <w:i w:val="0"/>
          <w:iCs w:val="0"/>
          <w:color w:val="auto"/>
        </w:rPr>
        <w:t>. K-means utilizes random number generator in the algorithm</w:t>
      </w:r>
      <w:r w:rsidR="003942BB" w:rsidRPr="00827065">
        <w:rPr>
          <w:rStyle w:val="IntenseEmphasis"/>
          <w:i w:val="0"/>
          <w:iCs w:val="0"/>
          <w:color w:val="auto"/>
        </w:rPr>
        <w:t xml:space="preserve"> and is sensitive to the initialization. Thus, this software runs k-means using different initializations and chooses the most optimal based on the smallest </w:t>
      </w:r>
      <w:r w:rsidR="003942BB" w:rsidRPr="004A366F">
        <w:rPr>
          <w:rFonts w:asciiTheme="minorHAnsi" w:hAnsiTheme="minorHAnsi" w:cstheme="minorHAnsi"/>
          <w:szCs w:val="24"/>
        </w:rPr>
        <w:t>the Davies-Bouldin index</w:t>
      </w:r>
      <w:r w:rsidR="00D66A3C" w:rsidRPr="004A366F">
        <w:rPr>
          <w:rFonts w:asciiTheme="minorHAnsi" w:hAnsiTheme="minorHAnsi" w:cstheme="minorHAnsi"/>
          <w:szCs w:val="24"/>
        </w:rPr>
        <w:t>.</w:t>
      </w:r>
    </w:p>
    <w:p w14:paraId="1176BE7A" w14:textId="77777777" w:rsidR="00047037" w:rsidRPr="00827065" w:rsidRDefault="00047037" w:rsidP="00047037">
      <w:pPr>
        <w:pStyle w:val="Text"/>
        <w:spacing w:line="240" w:lineRule="auto"/>
        <w:ind w:left="360"/>
      </w:pPr>
    </w:p>
    <w:p w14:paraId="5A78B769" w14:textId="12EEA464" w:rsidR="00E11204" w:rsidRPr="00827065" w:rsidRDefault="00047037" w:rsidP="00AF629F">
      <w:pPr>
        <w:pStyle w:val="Text"/>
        <w:numPr>
          <w:ilvl w:val="0"/>
          <w:numId w:val="25"/>
        </w:numPr>
        <w:spacing w:line="240" w:lineRule="auto"/>
      </w:pPr>
      <w:r w:rsidRPr="00827065">
        <w:rPr>
          <w:rFonts w:asciiTheme="minorHAnsi" w:hAnsiTheme="minorHAnsi" w:cstheme="minorHAnsi"/>
          <w:szCs w:val="24"/>
        </w:rPr>
        <w:t>Y</w:t>
      </w:r>
      <w:r w:rsidR="00B828AC" w:rsidRPr="004A366F">
        <w:rPr>
          <w:rFonts w:asciiTheme="minorHAnsi" w:hAnsiTheme="minorHAnsi" w:cstheme="minorHAnsi"/>
          <w:szCs w:val="24"/>
        </w:rPr>
        <w:t xml:space="preserve">ou can </w:t>
      </w:r>
      <w:r w:rsidR="00E11204" w:rsidRPr="004A366F">
        <w:rPr>
          <w:rFonts w:asciiTheme="minorHAnsi" w:hAnsiTheme="minorHAnsi" w:cstheme="minorHAnsi"/>
          <w:szCs w:val="24"/>
        </w:rPr>
        <w:t>select a folder where all the results will be saved as “</w:t>
      </w:r>
      <w:r w:rsidR="00E11204" w:rsidRPr="004A366F">
        <w:rPr>
          <w:rFonts w:asciiTheme="minorHAnsi" w:hAnsiTheme="minorHAnsi" w:cstheme="minorHAnsi"/>
          <w:i/>
          <w:szCs w:val="24"/>
        </w:rPr>
        <w:t>Output folder</w:t>
      </w:r>
      <w:r w:rsidR="00E11204" w:rsidRPr="004A366F">
        <w:rPr>
          <w:rFonts w:asciiTheme="minorHAnsi" w:hAnsiTheme="minorHAnsi" w:cstheme="minorHAnsi"/>
          <w:szCs w:val="24"/>
        </w:rPr>
        <w:t>”.</w:t>
      </w:r>
    </w:p>
    <w:p w14:paraId="56E2DA4C" w14:textId="58FB9D06" w:rsidR="0063671E" w:rsidRPr="00827065" w:rsidRDefault="00E11204" w:rsidP="00AF629F">
      <w:pPr>
        <w:pStyle w:val="Text"/>
        <w:numPr>
          <w:ilvl w:val="0"/>
          <w:numId w:val="25"/>
        </w:numPr>
        <w:spacing w:line="240" w:lineRule="auto"/>
      </w:pPr>
      <w:r w:rsidRPr="00827065">
        <w:rPr>
          <w:rStyle w:val="IntenseEmphasis"/>
          <w:i w:val="0"/>
          <w:iCs w:val="0"/>
          <w:color w:val="auto"/>
        </w:rPr>
        <w:t>Click “</w:t>
      </w:r>
      <w:r w:rsidRPr="00827065">
        <w:rPr>
          <w:rStyle w:val="IntenseEmphasis"/>
          <w:iCs w:val="0"/>
          <w:color w:val="auto"/>
        </w:rPr>
        <w:t>Run</w:t>
      </w:r>
      <w:r w:rsidRPr="00827065">
        <w:rPr>
          <w:rStyle w:val="IntenseEmphasis"/>
          <w:i w:val="0"/>
          <w:iCs w:val="0"/>
          <w:color w:val="auto"/>
        </w:rPr>
        <w:t>” to run the software and after it, click “</w:t>
      </w:r>
      <w:r w:rsidRPr="00827065">
        <w:rPr>
          <w:rStyle w:val="IntenseEmphasis"/>
          <w:iCs w:val="0"/>
          <w:color w:val="auto"/>
        </w:rPr>
        <w:t>Results</w:t>
      </w:r>
      <w:r w:rsidRPr="00827065">
        <w:rPr>
          <w:rStyle w:val="IntenseEmphasis"/>
          <w:i w:val="0"/>
          <w:iCs w:val="0"/>
          <w:color w:val="auto"/>
        </w:rPr>
        <w:t>” to study the results.</w:t>
      </w:r>
    </w:p>
    <w:p w14:paraId="22A92004" w14:textId="77777777" w:rsidR="00B828AC" w:rsidRPr="004A366F" w:rsidRDefault="00B828AC" w:rsidP="00AF629F">
      <w:pPr>
        <w:pStyle w:val="Text"/>
        <w:spacing w:line="240" w:lineRule="auto"/>
      </w:pPr>
    </w:p>
    <w:p w14:paraId="00BF09AA" w14:textId="49739445" w:rsidR="00C5119D" w:rsidRPr="004A366F" w:rsidRDefault="0099793A" w:rsidP="00AF629F">
      <w:pPr>
        <w:pStyle w:val="Text"/>
        <w:spacing w:line="240" w:lineRule="auto"/>
      </w:pPr>
      <w:r w:rsidRPr="004A366F">
        <w:t xml:space="preserve"> </w:t>
      </w:r>
      <w:r w:rsidR="00B828AC" w:rsidRPr="00827065">
        <w:rPr>
          <w:rStyle w:val="IntenseEmphasis"/>
        </w:rPr>
        <w:t>Advanced Parameters</w:t>
      </w:r>
    </w:p>
    <w:p w14:paraId="6C710FEB" w14:textId="720BEC49" w:rsidR="0099793A" w:rsidRPr="004A366F" w:rsidRDefault="0099793A" w:rsidP="00047037">
      <w:pPr>
        <w:pStyle w:val="Text"/>
        <w:numPr>
          <w:ilvl w:val="0"/>
          <w:numId w:val="24"/>
        </w:numPr>
        <w:spacing w:line="240" w:lineRule="auto"/>
      </w:pPr>
      <w:r w:rsidRPr="004A366F">
        <w:t>“</w:t>
      </w:r>
      <w:r w:rsidRPr="004A366F">
        <w:rPr>
          <w:i/>
        </w:rPr>
        <w:t>Epochs</w:t>
      </w:r>
      <w:r w:rsidRPr="004A366F">
        <w:t>” is the number of times that the data set will be used when training the SOM. The default is 10. Small values result in faster computation, but possibly also in an inaccurate SOM. Larger values increase computation time, but might also improve the quality of the SOM. Usually the quality will not increase after certain amount of epochs.</w:t>
      </w:r>
    </w:p>
    <w:p w14:paraId="2B849967" w14:textId="6E584E73" w:rsidR="003D4925" w:rsidRPr="004A366F" w:rsidRDefault="003D4925" w:rsidP="00047037">
      <w:pPr>
        <w:pStyle w:val="Text"/>
        <w:numPr>
          <w:ilvl w:val="0"/>
          <w:numId w:val="24"/>
        </w:numPr>
        <w:spacing w:line="240" w:lineRule="auto"/>
      </w:pPr>
      <w:r w:rsidRPr="004A366F">
        <w:rPr>
          <w:rFonts w:asciiTheme="minorHAnsi" w:hAnsiTheme="minorHAnsi" w:cstheme="minorHAnsi"/>
          <w:szCs w:val="24"/>
        </w:rPr>
        <w:t xml:space="preserve">Initial codebook vectors: It is possible to provide a previously run SOM calculation codebook vectors as an initialization for the SOM. Codebook vectors are provided in the form of the “som.dictionary” file that the SOM calculation of GisSOM creates in the project output folder. The “som.dictionary” file is located in the </w:t>
      </w:r>
      <w:r w:rsidR="00756741">
        <w:rPr>
          <w:rFonts w:asciiTheme="minorHAnsi" w:hAnsiTheme="minorHAnsi" w:cstheme="minorHAnsi"/>
          <w:szCs w:val="24"/>
        </w:rPr>
        <w:t>time stamped</w:t>
      </w:r>
      <w:r w:rsidR="005807F0">
        <w:rPr>
          <w:rFonts w:asciiTheme="minorHAnsi" w:hAnsiTheme="minorHAnsi" w:cstheme="minorHAnsi"/>
          <w:szCs w:val="24"/>
        </w:rPr>
        <w:t xml:space="preserve"> result folder, under the main “</w:t>
      </w:r>
      <w:r w:rsidR="00950F9B">
        <w:rPr>
          <w:rFonts w:asciiTheme="minorHAnsi" w:hAnsiTheme="minorHAnsi" w:cstheme="minorHAnsi"/>
          <w:szCs w:val="24"/>
        </w:rPr>
        <w:t>Gis</w:t>
      </w:r>
      <w:r w:rsidR="005807F0">
        <w:rPr>
          <w:rFonts w:asciiTheme="minorHAnsi" w:hAnsiTheme="minorHAnsi" w:cstheme="minorHAnsi"/>
          <w:szCs w:val="24"/>
        </w:rPr>
        <w:t>Som”</w:t>
      </w:r>
      <w:r w:rsidR="005807F0" w:rsidRPr="005807F0">
        <w:rPr>
          <w:rFonts w:asciiTheme="minorHAnsi" w:hAnsiTheme="minorHAnsi" w:cstheme="minorHAnsi"/>
          <w:szCs w:val="24"/>
        </w:rPr>
        <w:t xml:space="preserve"> </w:t>
      </w:r>
      <w:r w:rsidR="005807F0">
        <w:rPr>
          <w:rFonts w:asciiTheme="minorHAnsi" w:hAnsiTheme="minorHAnsi" w:cstheme="minorHAnsi"/>
          <w:szCs w:val="24"/>
        </w:rPr>
        <w:t xml:space="preserve">output directory. </w:t>
      </w:r>
      <w:r w:rsidRPr="004A366F">
        <w:rPr>
          <w:rFonts w:asciiTheme="minorHAnsi" w:hAnsiTheme="minorHAnsi" w:cstheme="minorHAnsi"/>
          <w:szCs w:val="24"/>
        </w:rPr>
        <w:t>“</w:t>
      </w:r>
      <w:r w:rsidR="00950F9B">
        <w:rPr>
          <w:rFonts w:asciiTheme="minorHAnsi" w:hAnsiTheme="minorHAnsi" w:cstheme="minorHAnsi"/>
          <w:szCs w:val="24"/>
        </w:rPr>
        <w:t>Gis</w:t>
      </w:r>
      <w:r w:rsidRPr="004A366F">
        <w:rPr>
          <w:rFonts w:asciiTheme="minorHAnsi" w:hAnsiTheme="minorHAnsi" w:cstheme="minorHAnsi"/>
          <w:szCs w:val="24"/>
        </w:rPr>
        <w:t xml:space="preserve">Som” output folder </w:t>
      </w:r>
      <w:r w:rsidR="00950F9B">
        <w:rPr>
          <w:rFonts w:asciiTheme="minorHAnsi" w:hAnsiTheme="minorHAnsi" w:cstheme="minorHAnsi"/>
          <w:szCs w:val="24"/>
        </w:rPr>
        <w:t xml:space="preserve">is </w:t>
      </w:r>
      <w:r w:rsidRPr="004A366F">
        <w:rPr>
          <w:rFonts w:asciiTheme="minorHAnsi" w:hAnsiTheme="minorHAnsi" w:cstheme="minorHAnsi"/>
          <w:szCs w:val="24"/>
        </w:rPr>
        <w:t>created according to the “Output folder” option</w:t>
      </w:r>
      <w:r w:rsidR="005807F0">
        <w:rPr>
          <w:rFonts w:asciiTheme="minorHAnsi" w:hAnsiTheme="minorHAnsi" w:cstheme="minorHAnsi"/>
          <w:szCs w:val="24"/>
        </w:rPr>
        <w:t xml:space="preserve"> in the user interface</w:t>
      </w:r>
      <w:r w:rsidRPr="004A366F">
        <w:rPr>
          <w:rFonts w:asciiTheme="minorHAnsi" w:hAnsiTheme="minorHAnsi" w:cstheme="minorHAnsi"/>
          <w:szCs w:val="24"/>
        </w:rPr>
        <w:t>; the default is generally “C:/Users/YourUserName/AppData/Local/Temp/</w:t>
      </w:r>
      <w:r w:rsidR="00950F9B">
        <w:rPr>
          <w:rFonts w:asciiTheme="minorHAnsi" w:hAnsiTheme="minorHAnsi" w:cstheme="minorHAnsi"/>
          <w:szCs w:val="24"/>
        </w:rPr>
        <w:t>Gis</w:t>
      </w:r>
      <w:r w:rsidRPr="004A366F">
        <w:rPr>
          <w:rFonts w:asciiTheme="minorHAnsi" w:hAnsiTheme="minorHAnsi" w:cstheme="minorHAnsi"/>
          <w:szCs w:val="24"/>
        </w:rPr>
        <w:t>Som/”.</w:t>
      </w:r>
      <w:r w:rsidR="008779F5" w:rsidRPr="004A366F">
        <w:rPr>
          <w:rFonts w:asciiTheme="minorHAnsi" w:hAnsiTheme="minorHAnsi" w:cstheme="minorHAnsi"/>
          <w:color w:val="FF0000"/>
          <w:szCs w:val="24"/>
        </w:rPr>
        <w:t xml:space="preserve"> </w:t>
      </w:r>
      <w:r w:rsidRPr="004A366F">
        <w:rPr>
          <w:rFonts w:asciiTheme="minorHAnsi" w:hAnsiTheme="minorHAnsi" w:cstheme="minorHAnsi"/>
          <w:szCs w:val="24"/>
        </w:rPr>
        <w:t>The initial codebook vector matrix must have the same number of elements as the input dataset and have the same “Som x” and “Som y” parameters. If initial codebooks are provided, the value provided for the “initialization” parameter will be skipped altogether.</w:t>
      </w:r>
    </w:p>
    <w:p w14:paraId="4D91D2CF" w14:textId="368A03E4" w:rsidR="0099793A" w:rsidRPr="00C36929" w:rsidRDefault="0099793A" w:rsidP="0099793A">
      <w:pPr>
        <w:pStyle w:val="Text"/>
        <w:numPr>
          <w:ilvl w:val="0"/>
          <w:numId w:val="25"/>
        </w:numPr>
        <w:spacing w:line="240" w:lineRule="auto"/>
      </w:pPr>
      <w:r w:rsidRPr="004A366F">
        <w:t>Initialization: Initialization of the codebook</w:t>
      </w:r>
      <w:r w:rsidR="00C85561" w:rsidRPr="004A366F">
        <w:t xml:space="preserve"> vectors</w:t>
      </w:r>
      <w:r w:rsidRPr="004A366F">
        <w:t xml:space="preserve">. Accepted values: “random” or “pca”. If </w:t>
      </w:r>
      <w:r w:rsidR="00F91FDE" w:rsidRPr="004A366F">
        <w:t>you provide</w:t>
      </w:r>
      <w:r w:rsidRPr="004A366F">
        <w:t xml:space="preserve"> initial codebook</w:t>
      </w:r>
      <w:r w:rsidR="00C85561" w:rsidRPr="004A366F">
        <w:t xml:space="preserve"> vectors</w:t>
      </w:r>
      <w:r w:rsidRPr="004A366F">
        <w:t>, this value will be skipped.</w:t>
      </w:r>
      <w:r w:rsidR="002C31FC" w:rsidRPr="004A366F">
        <w:t xml:space="preserve"> “</w:t>
      </w:r>
      <w:r w:rsidR="002C31FC" w:rsidRPr="00827065">
        <w:t>random” initialization of the codebook vectors</w:t>
      </w:r>
      <w:r w:rsidR="00950F9B">
        <w:t xml:space="preserve"> </w:t>
      </w:r>
      <w:commentRangeStart w:id="64"/>
      <w:r w:rsidR="002C31FC" w:rsidRPr="00827065">
        <w:t>picks random data points from the original data set</w:t>
      </w:r>
      <w:commentRangeEnd w:id="64"/>
      <w:r w:rsidR="002C31FC" w:rsidRPr="004A366F">
        <w:rPr>
          <w:rStyle w:val="CommentReference"/>
          <w:rFonts w:ascii="Arial" w:hAnsi="Arial" w:cs="Times New Roman"/>
          <w:bCs w:val="0"/>
        </w:rPr>
        <w:commentReference w:id="64"/>
      </w:r>
      <w:r w:rsidR="002C31FC" w:rsidRPr="00827065">
        <w:t xml:space="preserve"> and uses their attributes as the initial weights in SOM. “pca” initializes the weights from the first two eigenvectors of the correlation matrix. “pca” method also includes a random component, so the resulting maps might show small variation.</w:t>
      </w:r>
    </w:p>
    <w:p w14:paraId="3EEBCA5A" w14:textId="6D902DEA" w:rsidR="004435A8" w:rsidRPr="00C36929" w:rsidRDefault="0099793A" w:rsidP="007C05B8">
      <w:pPr>
        <w:pStyle w:val="Text"/>
        <w:numPr>
          <w:ilvl w:val="0"/>
          <w:numId w:val="25"/>
        </w:numPr>
        <w:rPr>
          <w:rStyle w:val="IntenseEmphasis"/>
          <w:i w:val="0"/>
          <w:iCs w:val="0"/>
          <w:color w:val="auto"/>
        </w:rPr>
      </w:pPr>
      <w:r w:rsidRPr="00C36929">
        <w:t>Neighbourhood function, initial neighbourhood, final neighbourhood:</w:t>
      </w:r>
      <w:r w:rsidR="002D3841" w:rsidRPr="00827065">
        <w:t xml:space="preserve"> The initial </w:t>
      </w:r>
      <w:r w:rsidR="009543E7" w:rsidRPr="00C36929">
        <w:t xml:space="preserve">neighbourhood </w:t>
      </w:r>
      <w:r w:rsidR="002D3841" w:rsidRPr="00C36929">
        <w:t>is the initial radius on the map where the update happe</w:t>
      </w:r>
      <w:r w:rsidR="00E55001" w:rsidRPr="00C36929">
        <w:t xml:space="preserve">ns around a best matching unit, and the </w:t>
      </w:r>
      <w:r w:rsidR="002D3841" w:rsidRPr="00C36929">
        <w:t>final training rate is the radius</w:t>
      </w:r>
      <w:r w:rsidR="00E55001" w:rsidRPr="00C36929">
        <w:t xml:space="preserve"> </w:t>
      </w:r>
      <w:r w:rsidR="002D3841" w:rsidRPr="00C36929">
        <w:t>where the update happens in the final epoch</w:t>
      </w:r>
      <w:r w:rsidR="00E55001" w:rsidRPr="00C36929">
        <w:t>.</w:t>
      </w:r>
      <w:r w:rsidR="009543E7" w:rsidRPr="00C36929">
        <w:t xml:space="preserve"> For the initial neighbourhood, the default value of 0 will trigger a value of min(n_columns, n_rows)/2.</w:t>
      </w:r>
      <w:r w:rsidR="00E55001" w:rsidRPr="00C36929">
        <w:t xml:space="preserve"> Type of possible</w:t>
      </w:r>
      <w:r w:rsidR="000668E0" w:rsidRPr="00C36929">
        <w:t xml:space="preserve"> neighbourhood functions include “gaussian” and “</w:t>
      </w:r>
      <w:r w:rsidR="00C85561" w:rsidRPr="00C36929">
        <w:t>bubble</w:t>
      </w:r>
      <w:r w:rsidR="000668E0" w:rsidRPr="00C36929">
        <w:t>”</w:t>
      </w:r>
      <w:r w:rsidR="00E55001" w:rsidRPr="00C36929">
        <w:t>.</w:t>
      </w:r>
      <w:r w:rsidR="008471ED" w:rsidRPr="00C36929">
        <w:t xml:space="preserve"> “</w:t>
      </w:r>
      <w:r w:rsidR="008471ED" w:rsidRPr="00827065">
        <w:t>gaussian” function utilizes a decreasing Gaussian function from the away from the BMU when the weights of SOM are updated. The software utilizes a cut off that ensures that weights beyond the training radius are not updated. “bubble” function is a simple constant function resulting in all neurons around the BMU getting the same proportional update.</w:t>
      </w:r>
    </w:p>
    <w:p w14:paraId="429EDD7D" w14:textId="5ECE49C0" w:rsidR="004435A8" w:rsidRPr="00827065" w:rsidRDefault="0099793A">
      <w:pPr>
        <w:pStyle w:val="Text"/>
        <w:numPr>
          <w:ilvl w:val="0"/>
          <w:numId w:val="25"/>
        </w:numPr>
        <w:spacing w:line="240" w:lineRule="auto"/>
      </w:pPr>
      <w:r w:rsidRPr="00C36929">
        <w:rPr>
          <w:bCs w:val="0"/>
        </w:rPr>
        <w:t>Training rate function, initial training rate, final training rate:</w:t>
      </w:r>
      <w:r w:rsidR="002D3841" w:rsidRPr="00C36929">
        <w:rPr>
          <w:bCs w:val="0"/>
        </w:rPr>
        <w:t xml:space="preserve"> Initial training rate is the training rate in the first epoch, and final training rate is the training rate for the last epoch. </w:t>
      </w:r>
      <w:r w:rsidR="002D3841" w:rsidRPr="00C36929">
        <w:rPr>
          <w:bCs w:val="0"/>
        </w:rPr>
        <w:lastRenderedPageBreak/>
        <w:t>The training rate function determines the cooling strategy between the initial and final learning rate</w:t>
      </w:r>
      <w:r w:rsidR="00E55001" w:rsidRPr="00C36929">
        <w:rPr>
          <w:bCs w:val="0"/>
        </w:rPr>
        <w:t>, and p</w:t>
      </w:r>
      <w:r w:rsidR="002D3841" w:rsidRPr="00C36929">
        <w:rPr>
          <w:bCs w:val="0"/>
        </w:rPr>
        <w:t>ossible values</w:t>
      </w:r>
      <w:r w:rsidR="00E55001" w:rsidRPr="00C36929">
        <w:rPr>
          <w:bCs w:val="0"/>
        </w:rPr>
        <w:t xml:space="preserve"> are</w:t>
      </w:r>
      <w:r w:rsidR="002D3841" w:rsidRPr="00C36929">
        <w:rPr>
          <w:bCs w:val="0"/>
        </w:rPr>
        <w:t xml:space="preserve"> “linear” or “exponential”.</w:t>
      </w:r>
    </w:p>
    <w:p w14:paraId="43A5E434" w14:textId="77777777" w:rsidR="00AF629F" w:rsidRPr="00C36929" w:rsidRDefault="00AF629F" w:rsidP="00AF629F">
      <w:pPr>
        <w:pStyle w:val="Text"/>
        <w:spacing w:line="240" w:lineRule="auto"/>
      </w:pPr>
    </w:p>
    <w:p w14:paraId="1EEB5D60" w14:textId="4DA180FF" w:rsidR="004A7A87" w:rsidRPr="00C36929" w:rsidRDefault="00FF43FE" w:rsidP="00FF43FE">
      <w:pPr>
        <w:pStyle w:val="Heading2"/>
        <w:rPr>
          <w:lang w:val="en-US"/>
        </w:rPr>
      </w:pPr>
      <w:bookmarkStart w:id="65" w:name="_Toc64388741"/>
      <w:r w:rsidRPr="00C36929">
        <w:rPr>
          <w:lang w:val="en-US"/>
        </w:rPr>
        <w:t>Results</w:t>
      </w:r>
      <w:bookmarkEnd w:id="65"/>
    </w:p>
    <w:p w14:paraId="6AA817AF" w14:textId="1AC197D0" w:rsidR="00FF43FE" w:rsidRPr="00C36929" w:rsidRDefault="009C1807" w:rsidP="00AF629F">
      <w:pPr>
        <w:pStyle w:val="Text"/>
        <w:spacing w:line="240" w:lineRule="auto"/>
      </w:pPr>
      <w:r w:rsidRPr="00C36929">
        <w:t>In the last step, you can see the results. These are divided between “</w:t>
      </w:r>
      <w:r w:rsidRPr="00C36929">
        <w:rPr>
          <w:i/>
        </w:rPr>
        <w:t>Somspace results</w:t>
      </w:r>
      <w:r w:rsidRPr="00C36929">
        <w:t>”, “</w:t>
      </w:r>
      <w:r w:rsidRPr="00C36929">
        <w:rPr>
          <w:i/>
        </w:rPr>
        <w:t>Geospace results</w:t>
      </w:r>
      <w:r w:rsidRPr="00C36929">
        <w:t>”,</w:t>
      </w:r>
      <w:r w:rsidR="00E2394D" w:rsidRPr="00C36929">
        <w:t xml:space="preserve"> </w:t>
      </w:r>
      <w:r w:rsidR="00E2394D" w:rsidRPr="00C36929">
        <w:rPr>
          <w:i/>
        </w:rPr>
        <w:t>“K-means clustering,</w:t>
      </w:r>
      <w:r w:rsidRPr="00C36929">
        <w:t xml:space="preserve"> “</w:t>
      </w:r>
      <w:r w:rsidRPr="00C36929">
        <w:rPr>
          <w:i/>
        </w:rPr>
        <w:t>Boxplots</w:t>
      </w:r>
      <w:r w:rsidRPr="00C36929">
        <w:t>”</w:t>
      </w:r>
      <w:r w:rsidR="00E2394D" w:rsidRPr="00C36929">
        <w:t>,</w:t>
      </w:r>
      <w:r w:rsidRPr="00C36929">
        <w:t xml:space="preserve"> “</w:t>
      </w:r>
      <w:r w:rsidRPr="00C36929">
        <w:rPr>
          <w:i/>
        </w:rPr>
        <w:t>Scatterplots</w:t>
      </w:r>
      <w:r w:rsidRPr="00C36929">
        <w:t>”</w:t>
      </w:r>
      <w:r w:rsidR="00E2394D" w:rsidRPr="00C36929">
        <w:t xml:space="preserve"> and </w:t>
      </w:r>
      <w:r w:rsidR="00E2394D" w:rsidRPr="00C36929">
        <w:rPr>
          <w:i/>
        </w:rPr>
        <w:t>“Interactive”</w:t>
      </w:r>
      <w:r w:rsidRPr="00C36929">
        <w:t>. You can access these using the buttons on top of the results</w:t>
      </w:r>
      <w:r w:rsidR="00F045FC" w:rsidRPr="00C36929">
        <w:t xml:space="preserve"> window</w:t>
      </w:r>
      <w:r w:rsidRPr="00C36929">
        <w:t>.</w:t>
      </w:r>
    </w:p>
    <w:p w14:paraId="67B1258C" w14:textId="644987B0" w:rsidR="00404F71" w:rsidRPr="00C36929" w:rsidRDefault="001F1D38">
      <w:pPr>
        <w:pStyle w:val="Text"/>
        <w:spacing w:line="240" w:lineRule="auto"/>
      </w:pPr>
      <w:r w:rsidRPr="00C36929">
        <w:t xml:space="preserve">Results from different runs will follow the format Result_timestamp where the timestamp is </w:t>
      </w:r>
      <w:r w:rsidR="00164AFD">
        <w:t>in the format “year</w:t>
      </w:r>
      <w:r w:rsidR="00C36929">
        <w:t>-month-day</w:t>
      </w:r>
      <w:r w:rsidR="00164AFD">
        <w:t xml:space="preserve">, hour-minute-second” </w:t>
      </w:r>
      <w:r w:rsidRPr="00C36929">
        <w:t>(for example</w:t>
      </w:r>
      <w:r w:rsidR="00F112E9" w:rsidRPr="00C36929">
        <w:t xml:space="preserve"> “</w:t>
      </w:r>
      <w:r w:rsidR="00164AFD" w:rsidRPr="00164AFD">
        <w:t>Results_</w:t>
      </w:r>
      <w:r w:rsidR="00C36929">
        <w:t>20200831</w:t>
      </w:r>
      <w:r w:rsidR="00164AFD" w:rsidRPr="00164AFD">
        <w:t>125525</w:t>
      </w:r>
      <w:r w:rsidR="00F112E9" w:rsidRPr="00C36929">
        <w:t xml:space="preserve">”). </w:t>
      </w:r>
      <w:r w:rsidR="00090A9A" w:rsidRPr="00C36929">
        <w:t>This result folder includes</w:t>
      </w:r>
      <w:r w:rsidR="003105B4" w:rsidRPr="00C36929">
        <w:t xml:space="preserve"> </w:t>
      </w:r>
      <w:r w:rsidR="00090A9A" w:rsidRPr="00C36929">
        <w:t>t</w:t>
      </w:r>
      <w:r w:rsidR="003105B4" w:rsidRPr="00C36929">
        <w:t>he SOM space and geospace results (result_som.txt and result_geo.txt)</w:t>
      </w:r>
      <w:r w:rsidR="00090A9A" w:rsidRPr="00C36929">
        <w:t xml:space="preserve"> and information on the run (RunStats.txt)</w:t>
      </w:r>
      <w:r w:rsidR="003105B4" w:rsidRPr="00C36929">
        <w:t xml:space="preserve"> as text files</w:t>
      </w:r>
      <w:r w:rsidR="00090A9A" w:rsidRPr="00C36929">
        <w:t xml:space="preserve"> and dictionary files (som.dictionary, cluster.dictionary). Subfolders contain figures and/or data for geospace and SOM space results, boxplots, scatterplots, data preparation, original data, and the interactive plot.</w:t>
      </w:r>
      <w:r w:rsidR="003D7E9C" w:rsidRPr="00C36929">
        <w:t xml:space="preserve"> </w:t>
      </w:r>
      <w:r w:rsidR="002D2EE3" w:rsidRPr="00C36929">
        <w:t xml:space="preserve">The folder structure is visualized in </w:t>
      </w:r>
      <w:del w:id="66" w:author="Hautala Sakari (GTK)" w:date="2021-06-22T14:13:00Z">
        <w:r w:rsidR="002D2EE3" w:rsidRPr="00DB4B2E" w:rsidDel="00640676">
          <w:rPr>
            <w:b/>
            <w:bCs w:val="0"/>
          </w:rPr>
          <w:fldChar w:fldCharType="begin"/>
        </w:r>
        <w:r w:rsidR="002D2EE3" w:rsidRPr="00DB4B2E" w:rsidDel="00640676">
          <w:rPr>
            <w:b/>
            <w:bCs w:val="0"/>
          </w:rPr>
          <w:delInstrText xml:space="preserve"> REF _Ref45007574 \h </w:delInstrText>
        </w:r>
        <w:r w:rsidR="00AF219F" w:rsidDel="00640676">
          <w:rPr>
            <w:b/>
            <w:bCs w:val="0"/>
          </w:rPr>
          <w:delInstrText xml:space="preserve"> \* MERGEFORMAT </w:delInstrText>
        </w:r>
        <w:r w:rsidR="002D2EE3" w:rsidRPr="00DB4B2E" w:rsidDel="00640676">
          <w:rPr>
            <w:b/>
            <w:bCs w:val="0"/>
          </w:rPr>
        </w:r>
        <w:r w:rsidR="002D2EE3" w:rsidRPr="00DB4B2E" w:rsidDel="00640676">
          <w:rPr>
            <w:b/>
            <w:bCs w:val="0"/>
          </w:rPr>
          <w:fldChar w:fldCharType="separate"/>
        </w:r>
        <w:r w:rsidR="00914B9D" w:rsidRPr="00AF219F" w:rsidDel="00640676">
          <w:rPr>
            <w:b/>
            <w:bCs w:val="0"/>
            <w:i/>
            <w:iCs/>
          </w:rPr>
          <w:delText xml:space="preserve">Figure </w:delText>
        </w:r>
        <w:r w:rsidR="00AF219F" w:rsidRPr="00DB4B2E" w:rsidDel="00640676">
          <w:rPr>
            <w:b/>
            <w:bCs w:val="0"/>
            <w:noProof/>
          </w:rPr>
          <w:delText>9</w:delText>
        </w:r>
        <w:r w:rsidR="002D2EE3" w:rsidRPr="00DB4B2E" w:rsidDel="00640676">
          <w:rPr>
            <w:b/>
            <w:bCs w:val="0"/>
          </w:rPr>
          <w:fldChar w:fldCharType="end"/>
        </w:r>
      </w:del>
      <w:ins w:id="67" w:author="Hautala Sakari (GTK)" w:date="2021-06-22T14:13:00Z">
        <w:r w:rsidR="00640676" w:rsidRPr="00DB4B2E">
          <w:rPr>
            <w:b/>
            <w:bCs w:val="0"/>
          </w:rPr>
          <w:fldChar w:fldCharType="begin"/>
        </w:r>
        <w:r w:rsidR="00640676" w:rsidRPr="00DB4B2E">
          <w:rPr>
            <w:b/>
            <w:bCs w:val="0"/>
          </w:rPr>
          <w:instrText xml:space="preserve"> REF _Ref45007574 \h </w:instrText>
        </w:r>
        <w:r w:rsidR="00640676">
          <w:rPr>
            <w:b/>
            <w:bCs w:val="0"/>
          </w:rPr>
          <w:instrText xml:space="preserve"> \* MERGEFORMAT </w:instrText>
        </w:r>
      </w:ins>
      <w:r w:rsidR="00640676" w:rsidRPr="00DB4B2E">
        <w:rPr>
          <w:b/>
          <w:bCs w:val="0"/>
        </w:rPr>
      </w:r>
      <w:ins w:id="68" w:author="Hautala Sakari (GTK)" w:date="2021-06-22T14:13:00Z">
        <w:r w:rsidR="00640676" w:rsidRPr="00DB4B2E">
          <w:rPr>
            <w:b/>
            <w:bCs w:val="0"/>
          </w:rPr>
          <w:fldChar w:fldCharType="separate"/>
        </w:r>
        <w:r w:rsidR="00640676" w:rsidRPr="00AF219F">
          <w:rPr>
            <w:b/>
            <w:bCs w:val="0"/>
            <w:i/>
            <w:iCs/>
          </w:rPr>
          <w:t xml:space="preserve">Figure </w:t>
        </w:r>
        <w:r w:rsidR="00640676">
          <w:rPr>
            <w:b/>
            <w:bCs w:val="0"/>
            <w:noProof/>
          </w:rPr>
          <w:t>8</w:t>
        </w:r>
        <w:r w:rsidR="00640676" w:rsidRPr="00DB4B2E">
          <w:rPr>
            <w:b/>
            <w:bCs w:val="0"/>
          </w:rPr>
          <w:fldChar w:fldCharType="end"/>
        </w:r>
      </w:ins>
      <w:r w:rsidR="002D2EE3" w:rsidRPr="00C36929">
        <w:t>.</w:t>
      </w:r>
    </w:p>
    <w:p w14:paraId="447C7995" w14:textId="0CC22E11" w:rsidR="002D2EE3" w:rsidRPr="00827065" w:rsidRDefault="0081009E" w:rsidP="00C36929">
      <w:pPr>
        <w:pStyle w:val="Text"/>
        <w:keepNext/>
        <w:spacing w:line="240" w:lineRule="auto"/>
      </w:pPr>
      <w:r>
        <w:rPr>
          <w:noProof/>
          <w:lang w:val="fi-FI" w:eastAsia="fi-FI"/>
        </w:rPr>
        <w:drawing>
          <wp:inline distT="0" distB="0" distL="0" distR="0" wp14:anchorId="3D9B18D4" wp14:editId="27686816">
            <wp:extent cx="6116955" cy="3304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955" cy="3304540"/>
                    </a:xfrm>
                    <a:prstGeom prst="rect">
                      <a:avLst/>
                    </a:prstGeom>
                    <a:noFill/>
                    <a:ln>
                      <a:noFill/>
                    </a:ln>
                  </pic:spPr>
                </pic:pic>
              </a:graphicData>
            </a:graphic>
          </wp:inline>
        </w:drawing>
      </w:r>
    </w:p>
    <w:p w14:paraId="027C4833" w14:textId="730201DE" w:rsidR="002D2EE3" w:rsidRPr="00C36929" w:rsidRDefault="002D2EE3" w:rsidP="00C36929">
      <w:pPr>
        <w:pStyle w:val="Caption"/>
        <w:rPr>
          <w:lang w:val="en-US"/>
        </w:rPr>
      </w:pPr>
      <w:bookmarkStart w:id="69" w:name="_Ref45007574"/>
      <w:bookmarkStart w:id="70" w:name="_Toc45634009"/>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71" w:author="Hautala Sakari (GTK)" w:date="2021-06-15T09:05:00Z">
        <w:r w:rsidR="00963D59">
          <w:rPr>
            <w:noProof/>
            <w:lang w:val="en-US"/>
          </w:rPr>
          <w:t>8</w:t>
        </w:r>
      </w:ins>
      <w:del w:id="72" w:author="Hautala Sakari (GTK)" w:date="2021-06-15T09:05:00Z">
        <w:r w:rsidR="00750E85" w:rsidDel="00963D59">
          <w:rPr>
            <w:noProof/>
            <w:lang w:val="en-US"/>
          </w:rPr>
          <w:delText>9</w:delText>
        </w:r>
      </w:del>
      <w:r w:rsidRPr="00C36929">
        <w:rPr>
          <w:lang w:val="en-US"/>
        </w:rPr>
        <w:fldChar w:fldCharType="end"/>
      </w:r>
      <w:bookmarkEnd w:id="69"/>
      <w:r w:rsidRPr="00C36929">
        <w:rPr>
          <w:lang w:val="en-US"/>
        </w:rPr>
        <w:t>. Structure of the result folders. Blue boxes represent folders and orange boxes represent files.</w:t>
      </w:r>
      <w:bookmarkEnd w:id="70"/>
    </w:p>
    <w:p w14:paraId="2A791477" w14:textId="1DC03813" w:rsidR="0015577C" w:rsidRDefault="0015577C" w:rsidP="00AF629F">
      <w:pPr>
        <w:pStyle w:val="Text"/>
        <w:spacing w:line="240" w:lineRule="auto"/>
        <w:rPr>
          <w:ins w:id="73" w:author="Hautala Sakari (GTK)" w:date="2021-06-22T14:12:00Z"/>
        </w:rPr>
      </w:pPr>
    </w:p>
    <w:p w14:paraId="7233F862" w14:textId="4ECCAC61" w:rsidR="00640676" w:rsidRDefault="00640676" w:rsidP="00AF629F">
      <w:pPr>
        <w:pStyle w:val="Text"/>
        <w:spacing w:line="240" w:lineRule="auto"/>
        <w:rPr>
          <w:ins w:id="74" w:author="Hautala Sakari (GTK)" w:date="2021-06-22T14:12:00Z"/>
        </w:rPr>
      </w:pPr>
    </w:p>
    <w:p w14:paraId="1CFDEAEB" w14:textId="5429FF81" w:rsidR="00640676" w:rsidRDefault="00640676" w:rsidP="00AF629F">
      <w:pPr>
        <w:pStyle w:val="Text"/>
        <w:spacing w:line="240" w:lineRule="auto"/>
        <w:rPr>
          <w:ins w:id="75" w:author="Hautala Sakari (GTK)" w:date="2021-06-22T14:12:00Z"/>
        </w:rPr>
      </w:pPr>
    </w:p>
    <w:p w14:paraId="6A3BD24D" w14:textId="13FFB708" w:rsidR="00640676" w:rsidRDefault="00640676" w:rsidP="00AF629F">
      <w:pPr>
        <w:pStyle w:val="Text"/>
        <w:spacing w:line="240" w:lineRule="auto"/>
        <w:rPr>
          <w:ins w:id="76" w:author="Hautala Sakari (GTK)" w:date="2021-06-22T14:12:00Z"/>
        </w:rPr>
      </w:pPr>
    </w:p>
    <w:p w14:paraId="541D6654" w14:textId="06EB75BE" w:rsidR="00640676" w:rsidRDefault="00640676" w:rsidP="00AF629F">
      <w:pPr>
        <w:pStyle w:val="Text"/>
        <w:spacing w:line="240" w:lineRule="auto"/>
        <w:rPr>
          <w:ins w:id="77" w:author="Hautala Sakari (GTK)" w:date="2021-06-22T14:12:00Z"/>
        </w:rPr>
      </w:pPr>
    </w:p>
    <w:p w14:paraId="1210A99B" w14:textId="24475FE6" w:rsidR="00640676" w:rsidRDefault="00640676" w:rsidP="00AF629F">
      <w:pPr>
        <w:pStyle w:val="Text"/>
        <w:spacing w:line="240" w:lineRule="auto"/>
        <w:rPr>
          <w:ins w:id="78" w:author="Hautala Sakari (GTK)" w:date="2021-06-22T14:12:00Z"/>
        </w:rPr>
      </w:pPr>
    </w:p>
    <w:p w14:paraId="6136C40F" w14:textId="0D0C548F" w:rsidR="00640676" w:rsidRDefault="00640676" w:rsidP="00AF629F">
      <w:pPr>
        <w:pStyle w:val="Text"/>
        <w:spacing w:line="240" w:lineRule="auto"/>
        <w:rPr>
          <w:ins w:id="79" w:author="Hautala Sakari (GTK)" w:date="2021-06-22T14:12:00Z"/>
        </w:rPr>
      </w:pPr>
    </w:p>
    <w:p w14:paraId="2D14B503" w14:textId="77777777" w:rsidR="00640676" w:rsidRPr="00C36929" w:rsidRDefault="00640676" w:rsidP="00AF629F">
      <w:pPr>
        <w:pStyle w:val="Text"/>
        <w:spacing w:line="240" w:lineRule="auto"/>
      </w:pPr>
    </w:p>
    <w:p w14:paraId="6D7D0EBD" w14:textId="53CC671B" w:rsidR="009C1807" w:rsidRPr="00827065" w:rsidRDefault="009C1807" w:rsidP="00AF629F">
      <w:pPr>
        <w:pStyle w:val="Text"/>
        <w:spacing w:line="240" w:lineRule="auto"/>
        <w:rPr>
          <w:rStyle w:val="IntenseEmphasis"/>
        </w:rPr>
      </w:pPr>
      <w:r w:rsidRPr="00827065">
        <w:rPr>
          <w:rStyle w:val="IntenseEmphasis"/>
        </w:rPr>
        <w:lastRenderedPageBreak/>
        <w:t>Results in SOM space</w:t>
      </w:r>
    </w:p>
    <w:p w14:paraId="5A4E0A55" w14:textId="490D34ED" w:rsidR="001F3EC5" w:rsidRPr="00827065" w:rsidRDefault="009C5B12" w:rsidP="00AF629F">
      <w:pPr>
        <w:pStyle w:val="Text"/>
        <w:spacing w:line="240" w:lineRule="auto"/>
      </w:pPr>
      <w:r w:rsidRPr="00827065">
        <w:t xml:space="preserve">These images </w:t>
      </w:r>
      <w:r w:rsidR="00265F5B" w:rsidRPr="00827065">
        <w:t>(</w:t>
      </w:r>
      <w:del w:id="80" w:author="Hautala Sakari (GTK)" w:date="2021-06-22T14:13:00Z">
        <w:r w:rsidR="00265F5B" w:rsidRPr="00423514" w:rsidDel="00640676">
          <w:fldChar w:fldCharType="begin"/>
        </w:r>
        <w:r w:rsidR="00265F5B" w:rsidRPr="00827065" w:rsidDel="00640676">
          <w:delInstrText xml:space="preserve"> REF _Ref24704569 \h </w:delInstrText>
        </w:r>
        <w:r w:rsidR="00265F5B" w:rsidRPr="00423514" w:rsidDel="00640676">
          <w:fldChar w:fldCharType="separate"/>
        </w:r>
        <w:r w:rsidR="00914B9D" w:rsidRPr="00C36929" w:rsidDel="00640676">
          <w:delText xml:space="preserve">Figure </w:delText>
        </w:r>
        <w:r w:rsidR="00AF219F" w:rsidDel="00640676">
          <w:rPr>
            <w:noProof/>
          </w:rPr>
          <w:delText>10</w:delText>
        </w:r>
        <w:r w:rsidR="00265F5B" w:rsidRPr="00423514" w:rsidDel="00640676">
          <w:fldChar w:fldCharType="end"/>
        </w:r>
      </w:del>
      <w:ins w:id="81" w:author="Hautala Sakari (GTK)" w:date="2021-06-22T14:13:00Z">
        <w:r w:rsidR="00640676" w:rsidRPr="00423514">
          <w:fldChar w:fldCharType="begin"/>
        </w:r>
        <w:r w:rsidR="00640676" w:rsidRPr="00827065">
          <w:instrText xml:space="preserve"> REF _Ref24704569 \h </w:instrText>
        </w:r>
      </w:ins>
      <w:ins w:id="82" w:author="Hautala Sakari (GTK)" w:date="2021-06-22T14:13:00Z">
        <w:r w:rsidR="00640676" w:rsidRPr="00423514">
          <w:fldChar w:fldCharType="separate"/>
        </w:r>
        <w:r w:rsidR="00640676" w:rsidRPr="00C36929">
          <w:t xml:space="preserve">Figure </w:t>
        </w:r>
        <w:r w:rsidR="00640676">
          <w:rPr>
            <w:noProof/>
          </w:rPr>
          <w:t>9</w:t>
        </w:r>
        <w:r w:rsidR="00640676" w:rsidRPr="00423514">
          <w:fldChar w:fldCharType="end"/>
        </w:r>
      </w:ins>
      <w:r w:rsidR="00A03CDE" w:rsidRPr="00827065">
        <w:t xml:space="preserve">) </w:t>
      </w:r>
      <w:r w:rsidRPr="00827065">
        <w:t>show the resulting SOM</w:t>
      </w:r>
      <w:r w:rsidR="001F3EC5" w:rsidRPr="00827065">
        <w:t>, colo</w:t>
      </w:r>
      <w:r w:rsidR="00F045FC" w:rsidRPr="00827065">
        <w:t>r coded</w:t>
      </w:r>
      <w:r w:rsidRPr="00827065">
        <w:t xml:space="preserve"> </w:t>
      </w:r>
      <w:r w:rsidR="001F3EC5" w:rsidRPr="00827065">
        <w:t>using various parameters:</w:t>
      </w:r>
    </w:p>
    <w:p w14:paraId="13FF2249" w14:textId="6BAC3892" w:rsidR="001F3EC5" w:rsidRPr="00827065" w:rsidRDefault="000D609F" w:rsidP="00807020">
      <w:pPr>
        <w:pStyle w:val="Text"/>
        <w:numPr>
          <w:ilvl w:val="0"/>
          <w:numId w:val="30"/>
        </w:numPr>
        <w:spacing w:line="240" w:lineRule="auto"/>
      </w:pPr>
      <w:r w:rsidRPr="00827065">
        <w:t>valu</w:t>
      </w:r>
      <w:r w:rsidR="00704F8A" w:rsidRPr="00827065">
        <w:t>e</w:t>
      </w:r>
      <w:r w:rsidRPr="00827065">
        <w:t xml:space="preserve"> of</w:t>
      </w:r>
      <w:r w:rsidR="009C5B12" w:rsidRPr="00827065">
        <w:t xml:space="preserve"> </w:t>
      </w:r>
      <w:r w:rsidR="00CC4914" w:rsidRPr="00827065">
        <w:t>each</w:t>
      </w:r>
      <w:r w:rsidR="009C5B12" w:rsidRPr="00827065">
        <w:t xml:space="preserve"> codebook vector</w:t>
      </w:r>
      <w:r w:rsidR="00CC4914" w:rsidRPr="00827065">
        <w:t xml:space="preserve"> element</w:t>
      </w:r>
      <w:r w:rsidR="00F045FC" w:rsidRPr="00827065">
        <w:t xml:space="preserve"> (</w:t>
      </w:r>
      <w:r w:rsidRPr="00827065">
        <w:t>corresponding to</w:t>
      </w:r>
      <w:r w:rsidR="00F045FC" w:rsidRPr="00827065">
        <w:t xml:space="preserve"> data parameters)</w:t>
      </w:r>
    </w:p>
    <w:p w14:paraId="6F5069C6" w14:textId="17065E42" w:rsidR="001F3EC5" w:rsidRPr="00827065" w:rsidRDefault="00F045FC" w:rsidP="00807020">
      <w:pPr>
        <w:pStyle w:val="Text"/>
        <w:numPr>
          <w:ilvl w:val="0"/>
          <w:numId w:val="30"/>
        </w:numPr>
        <w:spacing w:line="240" w:lineRule="auto"/>
      </w:pPr>
      <w:r w:rsidRPr="00827065">
        <w:t xml:space="preserve">u-matrix </w:t>
      </w:r>
      <w:r w:rsidR="00704F8A" w:rsidRPr="00827065">
        <w:t>(</w:t>
      </w:r>
      <w:r w:rsidRPr="00827065">
        <w:t>the magnitude of the difference of the codebook vectors</w:t>
      </w:r>
      <w:r w:rsidR="001F3EC5" w:rsidRPr="00827065">
        <w:t xml:space="preserve"> in neighbo</w:t>
      </w:r>
      <w:r w:rsidRPr="00827065">
        <w:t>ring SOM cells</w:t>
      </w:r>
      <w:r w:rsidR="00704F8A" w:rsidRPr="00827065">
        <w:t>)</w:t>
      </w:r>
    </w:p>
    <w:p w14:paraId="4F074D38" w14:textId="181CB407" w:rsidR="001F3EC5" w:rsidRPr="00827065" w:rsidRDefault="00CC4914" w:rsidP="00807020">
      <w:pPr>
        <w:pStyle w:val="Text"/>
        <w:numPr>
          <w:ilvl w:val="0"/>
          <w:numId w:val="30"/>
        </w:numPr>
        <w:spacing w:line="240" w:lineRule="auto"/>
      </w:pPr>
      <w:del w:id="83" w:author="Hautala Sakari (GTK)" w:date="2021-06-15T11:49:00Z">
        <w:r w:rsidRPr="00827065" w:rsidDel="00B729A9">
          <w:delText>k</w:delText>
        </w:r>
      </w:del>
      <w:ins w:id="84" w:author="Hautala Sakari (GTK)" w:date="2021-06-15T11:49:00Z">
        <w:r w:rsidR="00B729A9">
          <w:t>K</w:t>
        </w:r>
      </w:ins>
      <w:r w:rsidRPr="00827065">
        <w:t>-means cluster</w:t>
      </w:r>
      <w:ins w:id="85" w:author="Hautala Sakari (GTK)" w:date="2021-06-15T11:49:00Z">
        <w:r w:rsidR="00B729A9">
          <w:t>. The left</w:t>
        </w:r>
      </w:ins>
      <w:ins w:id="86" w:author="Hautala Sakari (GTK)" w:date="2021-06-15T11:50:00Z">
        <w:r w:rsidR="00B729A9">
          <w:t>-</w:t>
        </w:r>
      </w:ins>
      <w:ins w:id="87" w:author="Hautala Sakari (GTK)" w:date="2021-06-15T11:49:00Z">
        <w:r w:rsidR="00B729A9">
          <w:t>most</w:t>
        </w:r>
      </w:ins>
      <w:ins w:id="88" w:author="Hautala Sakari (GTK)" w:date="2021-06-15T11:50:00Z">
        <w:r w:rsidR="00B729A9">
          <w:t xml:space="preserve"> </w:t>
        </w:r>
      </w:ins>
      <w:ins w:id="89" w:author="Hautala Sakari (GTK)" w:date="2021-06-15T11:49:00Z">
        <w:r w:rsidR="00B729A9">
          <w:t>n</w:t>
        </w:r>
      </w:ins>
      <w:ins w:id="90" w:author="Hautala Sakari (GTK)" w:date="2021-06-15T11:50:00Z">
        <w:r w:rsidR="00B729A9">
          <w:t>umbers on</w:t>
        </w:r>
      </w:ins>
      <w:ins w:id="91" w:author="Hautala Sakari (GTK)" w:date="2021-06-15T11:49:00Z">
        <w:r w:rsidR="00B729A9">
          <w:t xml:space="preserve"> the color</w:t>
        </w:r>
      </w:ins>
      <w:ins w:id="92" w:author="Hautala Sakari (GTK)" w:date="2021-06-15T11:50:00Z">
        <w:r w:rsidR="00B729A9">
          <w:t xml:space="preserve"> </w:t>
        </w:r>
      </w:ins>
      <w:ins w:id="93" w:author="Hautala Sakari (GTK)" w:date="2021-06-15T11:49:00Z">
        <w:r w:rsidR="00B729A9">
          <w:t>bar</w:t>
        </w:r>
      </w:ins>
      <w:ins w:id="94" w:author="Hautala Sakari (GTK)" w:date="2021-06-15T11:50:00Z">
        <w:r w:rsidR="00B729A9">
          <w:t xml:space="preserve"> represent the number of the cluster, and the numbers on the right represent number of data points per cluster.</w:t>
        </w:r>
      </w:ins>
    </w:p>
    <w:p w14:paraId="71AB4D96" w14:textId="3CCF21C6" w:rsidR="009C1807" w:rsidRDefault="00704F8A" w:rsidP="00807020">
      <w:pPr>
        <w:pStyle w:val="Text"/>
        <w:numPr>
          <w:ilvl w:val="0"/>
          <w:numId w:val="30"/>
        </w:numPr>
        <w:spacing w:line="240" w:lineRule="auto"/>
        <w:rPr>
          <w:ins w:id="95" w:author="Hautala Sakari (GTK)" w:date="2021-06-22T14:05:00Z"/>
        </w:rPr>
      </w:pPr>
      <w:r w:rsidRPr="00827065">
        <w:t>number of data points clustered in each SOM cell</w:t>
      </w:r>
    </w:p>
    <w:p w14:paraId="714F72F5" w14:textId="7BDF7C62" w:rsidR="00877B07" w:rsidRDefault="00877B07" w:rsidP="00877B07">
      <w:pPr>
        <w:pStyle w:val="Text"/>
        <w:spacing w:line="240" w:lineRule="auto"/>
        <w:rPr>
          <w:ins w:id="96" w:author="Hautala Sakari (GTK)" w:date="2021-06-22T14:12:00Z"/>
        </w:rPr>
      </w:pPr>
      <w:ins w:id="97" w:author="Hautala Sakari (GTK)" w:date="2021-06-22T14:05:00Z">
        <w:r>
          <w:t>The “</w:t>
        </w:r>
        <w:r w:rsidRPr="00877B07">
          <w:rPr>
            <w:i/>
            <w:iCs/>
            <w:rPrChange w:id="98" w:author="Hautala Sakari (GTK)" w:date="2021-06-22T14:05:00Z">
              <w:rPr/>
            </w:rPrChange>
          </w:rPr>
          <w:t>Add label data</w:t>
        </w:r>
        <w:r>
          <w:t>”</w:t>
        </w:r>
      </w:ins>
      <w:ins w:id="99" w:author="Hautala Sakari (GTK)" w:date="2021-06-22T14:06:00Z">
        <w:r>
          <w:t xml:space="preserve"> button can be used to insert new datapoints</w:t>
        </w:r>
      </w:ins>
      <w:ins w:id="100" w:author="Hautala Sakari (GTK)" w:date="2021-06-22T14:09:00Z">
        <w:r>
          <w:t xml:space="preserve"> with labels</w:t>
        </w:r>
      </w:ins>
      <w:ins w:id="101" w:author="Hautala Sakari (GTK)" w:date="2021-06-22T14:06:00Z">
        <w:r>
          <w:t xml:space="preserve">, and the </w:t>
        </w:r>
      </w:ins>
      <w:ins w:id="102" w:author="Hautala Sakari (GTK)" w:date="2021-06-22T14:09:00Z">
        <w:r>
          <w:t>data will be visualized in a new plot</w:t>
        </w:r>
      </w:ins>
      <w:ins w:id="103" w:author="Hautala Sakari (GTK)" w:date="2021-06-22T14:06:00Z">
        <w:r>
          <w:t xml:space="preserve">. </w:t>
        </w:r>
      </w:ins>
      <w:ins w:id="104" w:author="Hautala Sakari (GTK)" w:date="2021-06-22T14:07:00Z">
        <w:r>
          <w:t>The data must be provided in .CSV format,</w:t>
        </w:r>
      </w:ins>
      <w:ins w:id="105" w:author="Hautala Sakari (GTK)" w:date="2021-06-22T14:09:00Z">
        <w:r>
          <w:t xml:space="preserve"> and the number and order of columns must match the </w:t>
        </w:r>
      </w:ins>
      <w:ins w:id="106" w:author="Hautala Sakari (GTK)" w:date="2021-06-22T14:11:00Z">
        <w:r>
          <w:t>columns of the somspace results file (result_som.txt or result_som.csv</w:t>
        </w:r>
      </w:ins>
      <w:ins w:id="107" w:author="Hautala Sakari (GTK)" w:date="2021-06-22T14:12:00Z">
        <w:r>
          <w:t>).</w:t>
        </w:r>
      </w:ins>
    </w:p>
    <w:p w14:paraId="47B3B702" w14:textId="77777777" w:rsidR="00877B07" w:rsidRPr="00827065" w:rsidRDefault="00877B07">
      <w:pPr>
        <w:pStyle w:val="Text"/>
        <w:spacing w:line="240" w:lineRule="auto"/>
        <w:pPrChange w:id="108" w:author="Hautala Sakari (GTK)" w:date="2021-06-22T14:05:00Z">
          <w:pPr>
            <w:pStyle w:val="Text"/>
            <w:numPr>
              <w:numId w:val="30"/>
            </w:numPr>
            <w:spacing w:line="240" w:lineRule="auto"/>
            <w:ind w:left="720" w:hanging="360"/>
          </w:pPr>
        </w:pPrChange>
      </w:pPr>
    </w:p>
    <w:p w14:paraId="329A9043" w14:textId="05C6A017" w:rsidR="008F250C" w:rsidRPr="00C36929" w:rsidRDefault="00B729A9" w:rsidP="00224FD4">
      <w:pPr>
        <w:pStyle w:val="Text"/>
        <w:spacing w:line="240" w:lineRule="auto"/>
      </w:pPr>
      <w:ins w:id="109" w:author="Hautala Sakari (GTK)" w:date="2021-06-15T11:48:00Z">
        <w:r>
          <w:rPr>
            <w:noProof/>
          </w:rPr>
          <w:drawing>
            <wp:inline distT="0" distB="0" distL="0" distR="0" wp14:anchorId="33C5AD5D" wp14:editId="1EC680DE">
              <wp:extent cx="6115050" cy="3724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ins>
      <w:del w:id="110" w:author="Hautala Sakari (GTK)" w:date="2021-06-15T11:48:00Z">
        <w:r w:rsidR="00AF219F" w:rsidDel="00B729A9">
          <w:rPr>
            <w:noProof/>
          </w:rPr>
          <w:drawing>
            <wp:inline distT="0" distB="0" distL="0" distR="0" wp14:anchorId="61319712" wp14:editId="2FF85412">
              <wp:extent cx="5798820" cy="2971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0943" cy="2978108"/>
                      </a:xfrm>
                      <a:prstGeom prst="rect">
                        <a:avLst/>
                      </a:prstGeom>
                      <a:noFill/>
                      <a:ln>
                        <a:noFill/>
                      </a:ln>
                    </pic:spPr>
                  </pic:pic>
                </a:graphicData>
              </a:graphic>
            </wp:inline>
          </w:drawing>
        </w:r>
      </w:del>
    </w:p>
    <w:p w14:paraId="64D362F1" w14:textId="006466A2" w:rsidR="0015577C" w:rsidRPr="00C36929" w:rsidRDefault="008F250C" w:rsidP="00224FD4">
      <w:pPr>
        <w:pStyle w:val="Caption"/>
        <w:rPr>
          <w:lang w:val="en-US"/>
        </w:rPr>
      </w:pPr>
      <w:bookmarkStart w:id="111" w:name="_Ref24704569"/>
      <w:bookmarkStart w:id="112" w:name="_Toc45634010"/>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113" w:author="Hautala Sakari (GTK)" w:date="2021-06-15T09:05:00Z">
        <w:r w:rsidR="00963D59">
          <w:rPr>
            <w:noProof/>
            <w:lang w:val="en-US"/>
          </w:rPr>
          <w:t>9</w:t>
        </w:r>
      </w:ins>
      <w:del w:id="114" w:author="Hautala Sakari (GTK)" w:date="2021-06-15T09:05:00Z">
        <w:r w:rsidR="00750E85" w:rsidDel="00963D59">
          <w:rPr>
            <w:noProof/>
            <w:lang w:val="en-US"/>
          </w:rPr>
          <w:delText>10</w:delText>
        </w:r>
      </w:del>
      <w:r w:rsidRPr="00C36929">
        <w:rPr>
          <w:lang w:val="en-US"/>
        </w:rPr>
        <w:fldChar w:fldCharType="end"/>
      </w:r>
      <w:bookmarkEnd w:id="111"/>
      <w:r w:rsidR="00AF629F" w:rsidRPr="00C36929">
        <w:rPr>
          <w:lang w:val="en-US"/>
        </w:rPr>
        <w:t>.</w:t>
      </w:r>
      <w:r w:rsidR="00AF629F" w:rsidRPr="00C36929">
        <w:rPr>
          <w:lang w:val="en-US"/>
        </w:rPr>
        <w:tab/>
      </w:r>
      <w:r w:rsidRPr="00C36929">
        <w:rPr>
          <w:lang w:val="en-US"/>
        </w:rPr>
        <w:t>S</w:t>
      </w:r>
      <w:r w:rsidR="00466A18" w:rsidRPr="00C36929">
        <w:rPr>
          <w:lang w:val="en-US"/>
        </w:rPr>
        <w:t>OM</w:t>
      </w:r>
      <w:r w:rsidRPr="00C36929">
        <w:rPr>
          <w:lang w:val="en-US"/>
        </w:rPr>
        <w:t xml:space="preserve"> space results</w:t>
      </w:r>
      <w:bookmarkEnd w:id="112"/>
    </w:p>
    <w:p w14:paraId="0E31102B" w14:textId="77777777" w:rsidR="00224FD4" w:rsidRPr="00C36929" w:rsidRDefault="00224FD4" w:rsidP="00AF629F">
      <w:pPr>
        <w:pStyle w:val="Text"/>
        <w:spacing w:line="240" w:lineRule="auto"/>
        <w:rPr>
          <w:rStyle w:val="IntenseEmphasis"/>
        </w:rPr>
      </w:pPr>
    </w:p>
    <w:p w14:paraId="17F38432" w14:textId="05F7118F" w:rsidR="009C5B12" w:rsidRPr="00827065" w:rsidRDefault="009C5B12" w:rsidP="00AF629F">
      <w:pPr>
        <w:pStyle w:val="Text"/>
        <w:spacing w:line="240" w:lineRule="auto"/>
        <w:rPr>
          <w:rStyle w:val="IntenseEmphasis"/>
        </w:rPr>
      </w:pPr>
      <w:r w:rsidRPr="00827065">
        <w:rPr>
          <w:rStyle w:val="IntenseEmphasis"/>
        </w:rPr>
        <w:t>Results in geospace</w:t>
      </w:r>
    </w:p>
    <w:p w14:paraId="2BF0FC5A" w14:textId="3A916A0D" w:rsidR="00B20891" w:rsidRPr="00C36929" w:rsidRDefault="009C5B12" w:rsidP="00B20891">
      <w:pPr>
        <w:pStyle w:val="Text"/>
        <w:spacing w:line="240" w:lineRule="auto"/>
      </w:pPr>
      <w:r w:rsidRPr="00827065">
        <w:rPr>
          <w:rStyle w:val="IntenseEmphasis"/>
          <w:i w:val="0"/>
          <w:iCs w:val="0"/>
          <w:color w:val="auto"/>
        </w:rPr>
        <w:t xml:space="preserve">These images show the </w:t>
      </w:r>
      <w:r w:rsidR="00466A18" w:rsidRPr="00827065">
        <w:rPr>
          <w:rStyle w:val="IntenseEmphasis"/>
          <w:i w:val="0"/>
          <w:iCs w:val="0"/>
          <w:color w:val="auto"/>
        </w:rPr>
        <w:t xml:space="preserve">k-means </w:t>
      </w:r>
      <w:r w:rsidR="00811B19" w:rsidRPr="00827065">
        <w:rPr>
          <w:rStyle w:val="IntenseEmphasis"/>
          <w:i w:val="0"/>
          <w:iCs w:val="0"/>
          <w:color w:val="auto"/>
        </w:rPr>
        <w:t xml:space="preserve">clustering </w:t>
      </w:r>
      <w:r w:rsidRPr="00827065">
        <w:rPr>
          <w:rStyle w:val="IntenseEmphasis"/>
          <w:i w:val="0"/>
          <w:iCs w:val="0"/>
          <w:color w:val="auto"/>
        </w:rPr>
        <w:t>results</w:t>
      </w:r>
      <w:r w:rsidR="00811B19" w:rsidRPr="00827065">
        <w:rPr>
          <w:rStyle w:val="IntenseEmphasis"/>
          <w:i w:val="0"/>
          <w:iCs w:val="0"/>
          <w:color w:val="auto"/>
        </w:rPr>
        <w:t>, original attributes and quantization errors</w:t>
      </w:r>
      <w:r w:rsidRPr="00827065">
        <w:rPr>
          <w:rStyle w:val="IntenseEmphasis"/>
          <w:i w:val="0"/>
          <w:iCs w:val="0"/>
          <w:color w:val="auto"/>
        </w:rPr>
        <w:t xml:space="preserve"> in geographical space</w:t>
      </w:r>
      <w:r w:rsidR="00265F5B" w:rsidRPr="00827065">
        <w:rPr>
          <w:rStyle w:val="IntenseEmphasis"/>
          <w:i w:val="0"/>
          <w:iCs w:val="0"/>
          <w:color w:val="auto"/>
        </w:rPr>
        <w:t xml:space="preserve"> (</w:t>
      </w:r>
      <w:del w:id="115" w:author="Hautala Sakari (GTK)" w:date="2021-06-22T14:13:00Z">
        <w:r w:rsidR="00265F5B" w:rsidRPr="00423514" w:rsidDel="00640676">
          <w:rPr>
            <w:rStyle w:val="IntenseEmphasis"/>
            <w:i w:val="0"/>
            <w:iCs w:val="0"/>
            <w:color w:val="auto"/>
          </w:rPr>
          <w:fldChar w:fldCharType="begin"/>
        </w:r>
        <w:r w:rsidR="00265F5B" w:rsidRPr="00827065" w:rsidDel="00640676">
          <w:rPr>
            <w:rStyle w:val="IntenseEmphasis"/>
            <w:i w:val="0"/>
            <w:iCs w:val="0"/>
            <w:color w:val="auto"/>
          </w:rPr>
          <w:delInstrText xml:space="preserve"> REF _Ref24704624 \h </w:delInstrText>
        </w:r>
        <w:r w:rsidR="00265F5B" w:rsidRPr="00423514" w:rsidDel="00640676">
          <w:rPr>
            <w:rStyle w:val="IntenseEmphasis"/>
            <w:i w:val="0"/>
            <w:iCs w:val="0"/>
            <w:color w:val="auto"/>
          </w:rPr>
        </w:r>
        <w:r w:rsidR="00265F5B" w:rsidRPr="00423514" w:rsidDel="00640676">
          <w:rPr>
            <w:rStyle w:val="IntenseEmphasis"/>
            <w:i w:val="0"/>
            <w:iCs w:val="0"/>
            <w:color w:val="auto"/>
          </w:rPr>
          <w:fldChar w:fldCharType="separate"/>
        </w:r>
        <w:r w:rsidR="00914B9D" w:rsidRPr="00C36929" w:rsidDel="00640676">
          <w:delText xml:space="preserve">Figure </w:delText>
        </w:r>
        <w:r w:rsidR="00AF219F" w:rsidDel="00640676">
          <w:rPr>
            <w:noProof/>
          </w:rPr>
          <w:delText>11</w:delText>
        </w:r>
        <w:r w:rsidR="00265F5B" w:rsidRPr="00423514" w:rsidDel="00640676">
          <w:rPr>
            <w:rStyle w:val="IntenseEmphasis"/>
            <w:i w:val="0"/>
            <w:iCs w:val="0"/>
            <w:color w:val="auto"/>
          </w:rPr>
          <w:fldChar w:fldCharType="end"/>
        </w:r>
      </w:del>
      <w:ins w:id="116" w:author="Hautala Sakari (GTK)" w:date="2021-06-22T14:13:00Z">
        <w:r w:rsidR="00640676" w:rsidRPr="00423514">
          <w:rPr>
            <w:rStyle w:val="IntenseEmphasis"/>
            <w:i w:val="0"/>
            <w:iCs w:val="0"/>
            <w:color w:val="auto"/>
          </w:rPr>
          <w:fldChar w:fldCharType="begin"/>
        </w:r>
        <w:r w:rsidR="00640676" w:rsidRPr="00827065">
          <w:rPr>
            <w:rStyle w:val="IntenseEmphasis"/>
            <w:i w:val="0"/>
            <w:iCs w:val="0"/>
            <w:color w:val="auto"/>
          </w:rPr>
          <w:instrText xml:space="preserve"> REF _Ref24704624 \h </w:instrText>
        </w:r>
      </w:ins>
      <w:r w:rsidR="00640676" w:rsidRPr="00423514">
        <w:rPr>
          <w:rStyle w:val="IntenseEmphasis"/>
          <w:i w:val="0"/>
          <w:iCs w:val="0"/>
          <w:color w:val="auto"/>
        </w:rPr>
      </w:r>
      <w:ins w:id="117" w:author="Hautala Sakari (GTK)" w:date="2021-06-22T14:13:00Z">
        <w:r w:rsidR="00640676" w:rsidRPr="00423514">
          <w:rPr>
            <w:rStyle w:val="IntenseEmphasis"/>
            <w:i w:val="0"/>
            <w:iCs w:val="0"/>
            <w:color w:val="auto"/>
          </w:rPr>
          <w:fldChar w:fldCharType="separate"/>
        </w:r>
        <w:r w:rsidR="00640676" w:rsidRPr="00C36929">
          <w:t xml:space="preserve">Figure </w:t>
        </w:r>
        <w:r w:rsidR="00640676">
          <w:rPr>
            <w:noProof/>
          </w:rPr>
          <w:t>10</w:t>
        </w:r>
        <w:r w:rsidR="00640676" w:rsidRPr="00423514">
          <w:rPr>
            <w:rStyle w:val="IntenseEmphasis"/>
            <w:i w:val="0"/>
            <w:iCs w:val="0"/>
            <w:color w:val="auto"/>
          </w:rPr>
          <w:fldChar w:fldCharType="end"/>
        </w:r>
      </w:ins>
      <w:r w:rsidR="00B20891" w:rsidRPr="00827065">
        <w:rPr>
          <w:rStyle w:val="IntenseEmphasis"/>
          <w:i w:val="0"/>
          <w:iCs w:val="0"/>
          <w:color w:val="auto"/>
        </w:rPr>
        <w:t>)</w:t>
      </w:r>
      <w:r w:rsidRPr="00827065">
        <w:rPr>
          <w:rStyle w:val="IntenseEmphasis"/>
          <w:i w:val="0"/>
          <w:iCs w:val="0"/>
          <w:color w:val="auto"/>
        </w:rPr>
        <w:t>.</w:t>
      </w:r>
      <w:r w:rsidR="00B20891" w:rsidRPr="00827065">
        <w:rPr>
          <w:rStyle w:val="IntenseEmphasis"/>
          <w:i w:val="0"/>
          <w:iCs w:val="0"/>
          <w:color w:val="auto"/>
        </w:rPr>
        <w:t xml:space="preserve"> Quantization error is </w:t>
      </w:r>
      <w:r w:rsidR="00B20891" w:rsidRPr="00C36929">
        <w:t>the difference between the original data parameter values and the SOM codebook vector elements of the cell where the data point has been projected to. High quantization error values show outliers in the data.</w:t>
      </w:r>
    </w:p>
    <w:p w14:paraId="63752276" w14:textId="595BA5B5" w:rsidR="009C5B12" w:rsidRPr="00827065" w:rsidRDefault="009C5B12" w:rsidP="00AF629F">
      <w:pPr>
        <w:pStyle w:val="Text"/>
        <w:spacing w:line="240" w:lineRule="auto"/>
        <w:rPr>
          <w:rStyle w:val="IntenseEmphasis"/>
          <w:i w:val="0"/>
          <w:iCs w:val="0"/>
          <w:color w:val="auto"/>
        </w:rPr>
      </w:pPr>
    </w:p>
    <w:p w14:paraId="0E0443BA" w14:textId="77777777" w:rsidR="001C456A" w:rsidRPr="00827065" w:rsidRDefault="001C456A" w:rsidP="00AF629F">
      <w:pPr>
        <w:pStyle w:val="Text"/>
        <w:spacing w:line="240" w:lineRule="auto"/>
        <w:rPr>
          <w:rStyle w:val="IntenseEmphasis"/>
          <w:i w:val="0"/>
          <w:iCs w:val="0"/>
          <w:color w:val="auto"/>
        </w:rPr>
      </w:pPr>
    </w:p>
    <w:p w14:paraId="0CC62584" w14:textId="5161348F" w:rsidR="008F250C" w:rsidRPr="00827065" w:rsidRDefault="00701B06" w:rsidP="008F250C">
      <w:pPr>
        <w:pStyle w:val="Text"/>
        <w:keepNext/>
      </w:pPr>
      <w:r w:rsidRPr="00827065">
        <w:rPr>
          <w:noProof/>
          <w:lang w:eastAsia="fi-FI"/>
        </w:rPr>
        <w:lastRenderedPageBreak/>
        <w:t xml:space="preserve"> </w:t>
      </w:r>
      <w:del w:id="118" w:author="Hautala Sakari (GTK)" w:date="2021-06-15T11:52:00Z">
        <w:r w:rsidRPr="00423514" w:rsidDel="00BB3854">
          <w:rPr>
            <w:noProof/>
            <w:lang w:val="fi-FI" w:eastAsia="fi-FI"/>
          </w:rPr>
          <w:drawing>
            <wp:inline distT="0" distB="0" distL="0" distR="0" wp14:anchorId="2A29069E" wp14:editId="3E4ED07E">
              <wp:extent cx="6120130" cy="3748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48405"/>
                      </a:xfrm>
                      <a:prstGeom prst="rect">
                        <a:avLst/>
                      </a:prstGeom>
                    </pic:spPr>
                  </pic:pic>
                </a:graphicData>
              </a:graphic>
            </wp:inline>
          </w:drawing>
        </w:r>
      </w:del>
      <w:ins w:id="119" w:author="Hautala Sakari (GTK)" w:date="2021-06-15T11:52:00Z">
        <w:r w:rsidR="00BB3854">
          <w:rPr>
            <w:noProof/>
            <w:lang w:eastAsia="fi-FI"/>
          </w:rPr>
          <w:drawing>
            <wp:inline distT="0" distB="0" distL="0" distR="0" wp14:anchorId="0288B229" wp14:editId="757CD76C">
              <wp:extent cx="6120130" cy="3745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745230"/>
                      </a:xfrm>
                      <a:prstGeom prst="rect">
                        <a:avLst/>
                      </a:prstGeom>
                      <a:noFill/>
                      <a:ln>
                        <a:noFill/>
                      </a:ln>
                    </pic:spPr>
                  </pic:pic>
                </a:graphicData>
              </a:graphic>
            </wp:inline>
          </w:drawing>
        </w:r>
      </w:ins>
    </w:p>
    <w:p w14:paraId="5AAD7F3A" w14:textId="6124477D" w:rsidR="009C5B12" w:rsidRPr="00C36929" w:rsidRDefault="008F250C" w:rsidP="008F250C">
      <w:pPr>
        <w:pStyle w:val="Caption"/>
        <w:rPr>
          <w:lang w:val="en-US"/>
        </w:rPr>
      </w:pPr>
      <w:bookmarkStart w:id="120" w:name="_Ref24704624"/>
      <w:bookmarkStart w:id="121" w:name="_Toc45634011"/>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122" w:author="Hautala Sakari (GTK)" w:date="2021-06-15T09:05:00Z">
        <w:r w:rsidR="00963D59">
          <w:rPr>
            <w:noProof/>
            <w:lang w:val="en-US"/>
          </w:rPr>
          <w:t>10</w:t>
        </w:r>
      </w:ins>
      <w:del w:id="123" w:author="Hautala Sakari (GTK)" w:date="2021-06-15T09:05:00Z">
        <w:r w:rsidR="00750E85" w:rsidDel="00963D59">
          <w:rPr>
            <w:noProof/>
            <w:lang w:val="en-US"/>
          </w:rPr>
          <w:delText>11</w:delText>
        </w:r>
      </w:del>
      <w:r w:rsidRPr="00C36929">
        <w:rPr>
          <w:lang w:val="en-US"/>
        </w:rPr>
        <w:fldChar w:fldCharType="end"/>
      </w:r>
      <w:bookmarkEnd w:id="120"/>
      <w:r w:rsidR="00AF629F" w:rsidRPr="00C36929">
        <w:rPr>
          <w:lang w:val="en-US"/>
        </w:rPr>
        <w:t>.</w:t>
      </w:r>
      <w:r w:rsidR="00AF629F" w:rsidRPr="00C36929">
        <w:rPr>
          <w:lang w:val="en-US"/>
        </w:rPr>
        <w:tab/>
      </w:r>
      <w:r w:rsidRPr="00C36929">
        <w:rPr>
          <w:lang w:val="en-US"/>
        </w:rPr>
        <w:t>Geospace results</w:t>
      </w:r>
      <w:bookmarkEnd w:id="121"/>
    </w:p>
    <w:p w14:paraId="1141D011" w14:textId="77777777" w:rsidR="00224FD4" w:rsidRPr="00C36929" w:rsidRDefault="00224FD4" w:rsidP="00AF629F">
      <w:pPr>
        <w:pStyle w:val="Text"/>
        <w:spacing w:line="240" w:lineRule="auto"/>
      </w:pPr>
    </w:p>
    <w:p w14:paraId="137F5E1A" w14:textId="77777777" w:rsidR="00152315" w:rsidRPr="00C36929" w:rsidRDefault="00152315">
      <w:pPr>
        <w:spacing w:before="0" w:after="160" w:line="259" w:lineRule="auto"/>
        <w:jc w:val="left"/>
        <w:rPr>
          <w:rStyle w:val="IntenseEmphasis"/>
          <w:lang w:val="en-US"/>
        </w:rPr>
      </w:pPr>
      <w:r w:rsidRPr="00827065">
        <w:rPr>
          <w:rStyle w:val="IntenseEmphasis"/>
          <w:lang w:val="en-US"/>
        </w:rPr>
        <w:t>K-means clustering</w:t>
      </w:r>
    </w:p>
    <w:p w14:paraId="62B276C8" w14:textId="11390DA3" w:rsidR="00016D59" w:rsidRPr="00827065" w:rsidRDefault="00152315" w:rsidP="00FC3BB8">
      <w:pPr>
        <w:pStyle w:val="Text"/>
      </w:pPr>
      <w:r w:rsidRPr="00827065">
        <w:t xml:space="preserve">If you are not satisfied with </w:t>
      </w:r>
      <w:r w:rsidR="00F91FDE" w:rsidRPr="00827065">
        <w:t>the current clustering, or want</w:t>
      </w:r>
      <w:r w:rsidRPr="00827065">
        <w:t xml:space="preserve"> to explore different clustering variants, it can be done in the K-means clustering tab</w:t>
      </w:r>
      <w:r w:rsidR="00FD0B45" w:rsidRPr="00827065">
        <w:t xml:space="preserve"> (</w:t>
      </w:r>
      <w:del w:id="124" w:author="Hautala Sakari (GTK)" w:date="2021-06-22T14:13:00Z">
        <w:r w:rsidR="00265F5B" w:rsidRPr="00423514" w:rsidDel="00640676">
          <w:fldChar w:fldCharType="begin"/>
        </w:r>
        <w:r w:rsidR="00265F5B" w:rsidRPr="00827065" w:rsidDel="00640676">
          <w:delInstrText xml:space="preserve"> REF _Ref24704636 \h </w:delInstrText>
        </w:r>
        <w:r w:rsidR="00265F5B" w:rsidRPr="00423514" w:rsidDel="00640676">
          <w:fldChar w:fldCharType="separate"/>
        </w:r>
        <w:r w:rsidR="00914B9D" w:rsidRPr="00C36929" w:rsidDel="00640676">
          <w:delText xml:space="preserve">Figure </w:delText>
        </w:r>
        <w:r w:rsidR="00914B9D" w:rsidDel="00640676">
          <w:rPr>
            <w:b/>
            <w:i/>
            <w:iCs/>
            <w:noProof/>
          </w:rPr>
          <w:delText>1</w:delText>
        </w:r>
        <w:r w:rsidR="00AF219F" w:rsidDel="00640676">
          <w:rPr>
            <w:b/>
            <w:i/>
            <w:iCs/>
            <w:noProof/>
          </w:rPr>
          <w:delText>2</w:delText>
        </w:r>
        <w:r w:rsidR="00265F5B" w:rsidRPr="00423514" w:rsidDel="00640676">
          <w:fldChar w:fldCharType="end"/>
        </w:r>
      </w:del>
      <w:ins w:id="125" w:author="Hautala Sakari (GTK)" w:date="2021-06-22T14:13:00Z">
        <w:r w:rsidR="00640676" w:rsidRPr="00423514">
          <w:fldChar w:fldCharType="begin"/>
        </w:r>
        <w:r w:rsidR="00640676" w:rsidRPr="00827065">
          <w:instrText xml:space="preserve"> REF _Ref24704636 \h </w:instrText>
        </w:r>
      </w:ins>
      <w:ins w:id="126" w:author="Hautala Sakari (GTK)" w:date="2021-06-22T14:13:00Z">
        <w:r w:rsidR="00640676" w:rsidRPr="00423514">
          <w:fldChar w:fldCharType="separate"/>
        </w:r>
        <w:r w:rsidR="00640676" w:rsidRPr="00C36929">
          <w:t xml:space="preserve">Figure </w:t>
        </w:r>
        <w:r w:rsidR="00640676">
          <w:rPr>
            <w:b/>
            <w:i/>
            <w:iCs/>
            <w:noProof/>
          </w:rPr>
          <w:t>11</w:t>
        </w:r>
        <w:r w:rsidR="00640676" w:rsidRPr="00423514">
          <w:fldChar w:fldCharType="end"/>
        </w:r>
      </w:ins>
      <w:r w:rsidR="00FD0B45" w:rsidRPr="00827065">
        <w:t>)</w:t>
      </w:r>
      <w:r w:rsidRPr="00827065">
        <w:t>.</w:t>
      </w:r>
      <w:r w:rsidR="002C0CA7" w:rsidRPr="00827065">
        <w:t xml:space="preserve"> You can run the clustering again with different minimum and maximum number of clusters or initializations. The plot shows the Davies-Bouldin index for each number of clusters. Use “Select number of clusters to use” and click the “Use selected” button to get results for a different number of clusters.</w:t>
      </w:r>
      <w:r w:rsidR="000E44B8" w:rsidRPr="00827065">
        <w:t xml:space="preserve"> The other tabs will be redrawn accordingly.</w:t>
      </w:r>
    </w:p>
    <w:p w14:paraId="7B506270" w14:textId="77777777" w:rsidR="00016D59" w:rsidRPr="00827065" w:rsidRDefault="00016D59" w:rsidP="00FC3BB8">
      <w:pPr>
        <w:pStyle w:val="Text"/>
      </w:pPr>
    </w:p>
    <w:p w14:paraId="1DCC39AA" w14:textId="4A6E2987" w:rsidR="00016D59" w:rsidRPr="00827065" w:rsidRDefault="00473FCF" w:rsidP="00FC3BB8">
      <w:pPr>
        <w:pStyle w:val="Text"/>
        <w:keepNext/>
      </w:pPr>
      <w:r w:rsidRPr="00827065">
        <w:rPr>
          <w:noProof/>
          <w:lang w:eastAsia="fi-FI"/>
        </w:rPr>
        <w:lastRenderedPageBreak/>
        <w:t xml:space="preserve"> </w:t>
      </w:r>
      <w:r w:rsidR="00936107">
        <w:rPr>
          <w:noProof/>
          <w:lang w:val="fi-FI" w:eastAsia="fi-FI"/>
        </w:rPr>
        <w:drawing>
          <wp:inline distT="0" distB="0" distL="0" distR="0" wp14:anchorId="476D756D" wp14:editId="15E0D33E">
            <wp:extent cx="6116955" cy="389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955" cy="3893185"/>
                    </a:xfrm>
                    <a:prstGeom prst="rect">
                      <a:avLst/>
                    </a:prstGeom>
                    <a:noFill/>
                    <a:ln>
                      <a:noFill/>
                    </a:ln>
                  </pic:spPr>
                </pic:pic>
              </a:graphicData>
            </a:graphic>
          </wp:inline>
        </w:drawing>
      </w:r>
    </w:p>
    <w:p w14:paraId="632C218F" w14:textId="0C295A64" w:rsidR="002C0CA7" w:rsidRPr="00DB4B2E" w:rsidRDefault="00016D59" w:rsidP="00C36929">
      <w:pPr>
        <w:pStyle w:val="Caption"/>
        <w:rPr>
          <w:rStyle w:val="IntenseEmphasis"/>
          <w:rFonts w:ascii="Arial" w:hAnsi="Arial" w:cs="Times New Roman"/>
          <w:bCs/>
          <w:i/>
          <w:iCs/>
          <w:szCs w:val="20"/>
          <w:lang w:val="en-US"/>
        </w:rPr>
      </w:pPr>
      <w:bookmarkStart w:id="127" w:name="_Ref24704636"/>
      <w:bookmarkStart w:id="128" w:name="_Toc45634012"/>
      <w:r w:rsidRPr="00DB4B2E">
        <w:rPr>
          <w:bCs/>
          <w:lang w:val="en-US"/>
        </w:rPr>
        <w:t xml:space="preserve">Figure </w:t>
      </w:r>
      <w:r w:rsidRPr="00FB19A4">
        <w:rPr>
          <w:bCs/>
          <w:lang w:val="en-US"/>
        </w:rPr>
        <w:fldChar w:fldCharType="begin"/>
      </w:r>
      <w:r w:rsidRPr="00DB4B2E">
        <w:rPr>
          <w:bCs/>
          <w:lang w:val="en-US"/>
        </w:rPr>
        <w:instrText xml:space="preserve"> SEQ Figure \* ARABIC </w:instrText>
      </w:r>
      <w:r w:rsidRPr="00FB19A4">
        <w:rPr>
          <w:bCs/>
          <w:lang w:val="en-US"/>
        </w:rPr>
        <w:fldChar w:fldCharType="separate"/>
      </w:r>
      <w:ins w:id="129" w:author="Hautala Sakari (GTK)" w:date="2021-06-15T09:05:00Z">
        <w:r w:rsidR="00963D59">
          <w:rPr>
            <w:bCs/>
            <w:noProof/>
            <w:lang w:val="en-US"/>
          </w:rPr>
          <w:t>11</w:t>
        </w:r>
      </w:ins>
      <w:del w:id="130" w:author="Hautala Sakari (GTK)" w:date="2021-06-15T09:05:00Z">
        <w:r w:rsidR="00750E85" w:rsidRPr="00DB4B2E" w:rsidDel="00963D59">
          <w:rPr>
            <w:bCs/>
            <w:noProof/>
            <w:lang w:val="en-US"/>
          </w:rPr>
          <w:delText>12</w:delText>
        </w:r>
      </w:del>
      <w:r w:rsidRPr="00FB19A4">
        <w:rPr>
          <w:bCs/>
          <w:lang w:val="en-US"/>
        </w:rPr>
        <w:fldChar w:fldCharType="end"/>
      </w:r>
      <w:bookmarkEnd w:id="127"/>
      <w:r w:rsidRPr="00DB4B2E">
        <w:rPr>
          <w:bCs/>
          <w:lang w:val="en-US"/>
        </w:rPr>
        <w:t xml:space="preserve">. </w:t>
      </w:r>
      <w:r w:rsidRPr="00DB4B2E">
        <w:rPr>
          <w:bCs/>
          <w:lang w:val="en-US"/>
        </w:rPr>
        <w:tab/>
        <w:t>Clustering</w:t>
      </w:r>
      <w:r w:rsidR="0006479B" w:rsidRPr="00DB4B2E">
        <w:rPr>
          <w:bCs/>
          <w:lang w:val="en-US"/>
        </w:rPr>
        <w:t xml:space="preserve"> results.</w:t>
      </w:r>
      <w:bookmarkEnd w:id="128"/>
    </w:p>
    <w:p w14:paraId="598150C4" w14:textId="3F659B2B" w:rsidR="008F250C" w:rsidRPr="00827065" w:rsidRDefault="005000BA" w:rsidP="00AF629F">
      <w:pPr>
        <w:pStyle w:val="Text"/>
        <w:spacing w:line="240" w:lineRule="auto"/>
        <w:rPr>
          <w:rStyle w:val="IntenseEmphasis"/>
        </w:rPr>
      </w:pPr>
      <w:r w:rsidRPr="00827065">
        <w:rPr>
          <w:rStyle w:val="IntenseEmphasis"/>
        </w:rPr>
        <w:t>Boxplots</w:t>
      </w:r>
    </w:p>
    <w:p w14:paraId="16CF3525" w14:textId="7B2200B5" w:rsidR="00473FCF" w:rsidRPr="00C36929" w:rsidRDefault="008F250C" w:rsidP="00AF629F">
      <w:pPr>
        <w:pStyle w:val="Text"/>
        <w:spacing w:line="240" w:lineRule="auto"/>
        <w:rPr>
          <w:rStyle w:val="IntenseEmphasis"/>
          <w:i w:val="0"/>
          <w:iCs w:val="0"/>
          <w:color w:val="auto"/>
        </w:rPr>
      </w:pPr>
      <w:r w:rsidRPr="00827065">
        <w:rPr>
          <w:rStyle w:val="IntenseEmphasis"/>
          <w:bCs w:val="0"/>
          <w:i w:val="0"/>
          <w:iCs w:val="0"/>
          <w:color w:val="auto"/>
        </w:rPr>
        <w:t xml:space="preserve">These images show different </w:t>
      </w:r>
      <w:r w:rsidR="00B20891" w:rsidRPr="00827065">
        <w:rPr>
          <w:rStyle w:val="IntenseEmphasis"/>
          <w:bCs w:val="0"/>
          <w:i w:val="0"/>
          <w:iCs w:val="0"/>
          <w:color w:val="auto"/>
        </w:rPr>
        <w:t xml:space="preserve">data parameters </w:t>
      </w:r>
      <w:r w:rsidRPr="00827065">
        <w:rPr>
          <w:rStyle w:val="IntenseEmphasis"/>
          <w:bCs w:val="0"/>
          <w:i w:val="0"/>
          <w:iCs w:val="0"/>
          <w:color w:val="auto"/>
        </w:rPr>
        <w:t xml:space="preserve">of the </w:t>
      </w:r>
      <w:r w:rsidR="00466A18" w:rsidRPr="00827065">
        <w:rPr>
          <w:rStyle w:val="IntenseEmphasis"/>
          <w:bCs w:val="0"/>
          <w:i w:val="0"/>
          <w:iCs w:val="0"/>
          <w:color w:val="auto"/>
        </w:rPr>
        <w:t xml:space="preserve">k-means </w:t>
      </w:r>
      <w:r w:rsidRPr="00827065">
        <w:rPr>
          <w:rStyle w:val="IntenseEmphasis"/>
          <w:bCs w:val="0"/>
          <w:i w:val="0"/>
          <w:iCs w:val="0"/>
          <w:color w:val="auto"/>
        </w:rPr>
        <w:t>clustering results as boxplots</w:t>
      </w:r>
      <w:r w:rsidR="00265F5B" w:rsidRPr="00827065">
        <w:rPr>
          <w:rStyle w:val="IntenseEmphasis"/>
          <w:bCs w:val="0"/>
          <w:i w:val="0"/>
          <w:iCs w:val="0"/>
          <w:color w:val="auto"/>
        </w:rPr>
        <w:t xml:space="preserve"> (</w:t>
      </w:r>
      <w:del w:id="131" w:author="Hautala Sakari (GTK)" w:date="2021-06-22T14:13:00Z">
        <w:r w:rsidR="00265F5B" w:rsidRPr="00423514" w:rsidDel="00640676">
          <w:rPr>
            <w:rStyle w:val="IntenseEmphasis"/>
            <w:i w:val="0"/>
            <w:iCs w:val="0"/>
            <w:color w:val="auto"/>
          </w:rPr>
          <w:fldChar w:fldCharType="begin"/>
        </w:r>
        <w:r w:rsidR="00265F5B" w:rsidRPr="00827065" w:rsidDel="00640676">
          <w:rPr>
            <w:rStyle w:val="IntenseEmphasis"/>
            <w:bCs w:val="0"/>
            <w:i w:val="0"/>
            <w:iCs w:val="0"/>
            <w:color w:val="auto"/>
          </w:rPr>
          <w:delInstrText xml:space="preserve"> REF _Ref24704685 \h </w:delInstrText>
        </w:r>
        <w:r w:rsidR="00265F5B" w:rsidRPr="00423514" w:rsidDel="00640676">
          <w:rPr>
            <w:rStyle w:val="IntenseEmphasis"/>
            <w:i w:val="0"/>
            <w:iCs w:val="0"/>
            <w:color w:val="auto"/>
          </w:rPr>
        </w:r>
        <w:r w:rsidR="00265F5B" w:rsidRPr="00423514" w:rsidDel="00640676">
          <w:rPr>
            <w:rStyle w:val="IntenseEmphasis"/>
            <w:i w:val="0"/>
            <w:iCs w:val="0"/>
            <w:color w:val="auto"/>
          </w:rPr>
          <w:fldChar w:fldCharType="separate"/>
        </w:r>
        <w:r w:rsidR="00914B9D" w:rsidRPr="00C36929" w:rsidDel="00640676">
          <w:delText xml:space="preserve">Figure </w:delText>
        </w:r>
        <w:r w:rsidR="00914B9D" w:rsidDel="00640676">
          <w:rPr>
            <w:noProof/>
          </w:rPr>
          <w:delText>1</w:delText>
        </w:r>
        <w:r w:rsidR="00AF219F" w:rsidDel="00640676">
          <w:rPr>
            <w:noProof/>
          </w:rPr>
          <w:delText>3</w:delText>
        </w:r>
        <w:r w:rsidR="00265F5B" w:rsidRPr="00423514" w:rsidDel="00640676">
          <w:rPr>
            <w:rStyle w:val="IntenseEmphasis"/>
            <w:i w:val="0"/>
            <w:iCs w:val="0"/>
            <w:color w:val="auto"/>
          </w:rPr>
          <w:fldChar w:fldCharType="end"/>
        </w:r>
      </w:del>
      <w:ins w:id="132" w:author="Hautala Sakari (GTK)" w:date="2021-06-22T14:13:00Z">
        <w:r w:rsidR="00640676" w:rsidRPr="00423514">
          <w:rPr>
            <w:rStyle w:val="IntenseEmphasis"/>
            <w:i w:val="0"/>
            <w:iCs w:val="0"/>
            <w:color w:val="auto"/>
          </w:rPr>
          <w:fldChar w:fldCharType="begin"/>
        </w:r>
        <w:r w:rsidR="00640676" w:rsidRPr="00827065">
          <w:rPr>
            <w:rStyle w:val="IntenseEmphasis"/>
            <w:bCs w:val="0"/>
            <w:i w:val="0"/>
            <w:iCs w:val="0"/>
            <w:color w:val="auto"/>
          </w:rPr>
          <w:instrText xml:space="preserve"> REF _Ref24704685 \h </w:instrText>
        </w:r>
      </w:ins>
      <w:r w:rsidR="00640676" w:rsidRPr="00423514">
        <w:rPr>
          <w:rStyle w:val="IntenseEmphasis"/>
          <w:i w:val="0"/>
          <w:iCs w:val="0"/>
          <w:color w:val="auto"/>
        </w:rPr>
      </w:r>
      <w:ins w:id="133" w:author="Hautala Sakari (GTK)" w:date="2021-06-22T14:13:00Z">
        <w:r w:rsidR="00640676" w:rsidRPr="00423514">
          <w:rPr>
            <w:rStyle w:val="IntenseEmphasis"/>
            <w:i w:val="0"/>
            <w:iCs w:val="0"/>
            <w:color w:val="auto"/>
          </w:rPr>
          <w:fldChar w:fldCharType="separate"/>
        </w:r>
        <w:r w:rsidR="00640676" w:rsidRPr="00C36929">
          <w:t xml:space="preserve">Figure </w:t>
        </w:r>
        <w:r w:rsidR="00640676">
          <w:rPr>
            <w:noProof/>
          </w:rPr>
          <w:t>12</w:t>
        </w:r>
        <w:r w:rsidR="00640676" w:rsidRPr="00423514">
          <w:rPr>
            <w:rStyle w:val="IntenseEmphasis"/>
            <w:i w:val="0"/>
            <w:iCs w:val="0"/>
            <w:color w:val="auto"/>
          </w:rPr>
          <w:fldChar w:fldCharType="end"/>
        </w:r>
      </w:ins>
      <w:r w:rsidR="00FD0B45" w:rsidRPr="00827065">
        <w:rPr>
          <w:rStyle w:val="IntenseEmphasis"/>
          <w:bCs w:val="0"/>
          <w:i w:val="0"/>
          <w:iCs w:val="0"/>
          <w:color w:val="auto"/>
        </w:rPr>
        <w:t>)</w:t>
      </w:r>
      <w:r w:rsidRPr="00827065">
        <w:rPr>
          <w:rStyle w:val="IntenseEmphasis"/>
          <w:bCs w:val="0"/>
          <w:i w:val="0"/>
          <w:iCs w:val="0"/>
          <w:color w:val="auto"/>
        </w:rPr>
        <w:t>.</w:t>
      </w:r>
      <w:r w:rsidR="00B20891" w:rsidRPr="00827065">
        <w:rPr>
          <w:rStyle w:val="IntenseEmphasis"/>
          <w:bCs w:val="0"/>
          <w:i w:val="0"/>
          <w:iCs w:val="0"/>
          <w:color w:val="auto"/>
        </w:rPr>
        <w:t xml:space="preserve"> Color coding is the same as in the geospace and somspace images.</w:t>
      </w:r>
    </w:p>
    <w:p w14:paraId="54A6F5F5" w14:textId="77777777" w:rsidR="001C456A" w:rsidRPr="00827065" w:rsidRDefault="001C456A" w:rsidP="00AF629F">
      <w:pPr>
        <w:pStyle w:val="Text"/>
        <w:spacing w:line="240" w:lineRule="auto"/>
        <w:rPr>
          <w:rStyle w:val="IntenseEmphasis"/>
          <w:i w:val="0"/>
          <w:iCs w:val="0"/>
          <w:color w:val="auto"/>
        </w:rPr>
      </w:pPr>
    </w:p>
    <w:p w14:paraId="5B8FFE20" w14:textId="1C5050BF" w:rsidR="008F250C" w:rsidRPr="00827065" w:rsidRDefault="0032701B" w:rsidP="008F250C">
      <w:pPr>
        <w:pStyle w:val="Text"/>
        <w:keepNext/>
      </w:pPr>
      <w:r>
        <w:lastRenderedPageBreak/>
        <w:pict w14:anchorId="70B38C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18.15pt" o:bordertopcolor="this" o:borderleftcolor="this" o:borderbottomcolor="this" o:borderrightcolor="this">
            <v:imagedata r:id="rId30" o:title="Boxplot_images"/>
            <w10:bordertop type="single" width="4"/>
            <w10:borderleft type="single" width="4"/>
            <w10:borderbottom type="single" width="4"/>
            <w10:borderright type="single" width="4"/>
          </v:shape>
        </w:pict>
      </w:r>
    </w:p>
    <w:p w14:paraId="73E714C1" w14:textId="3C26E0D2" w:rsidR="008F250C" w:rsidRPr="00C36929" w:rsidRDefault="008F250C" w:rsidP="008F250C">
      <w:pPr>
        <w:pStyle w:val="Caption"/>
        <w:rPr>
          <w:lang w:val="en-US"/>
        </w:rPr>
      </w:pPr>
      <w:bookmarkStart w:id="134" w:name="_Ref24704685"/>
      <w:bookmarkStart w:id="135" w:name="_Toc45634013"/>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136" w:author="Hautala Sakari (GTK)" w:date="2021-06-15T09:05:00Z">
        <w:r w:rsidR="00963D59">
          <w:rPr>
            <w:noProof/>
            <w:lang w:val="en-US"/>
          </w:rPr>
          <w:t>12</w:t>
        </w:r>
      </w:ins>
      <w:del w:id="137" w:author="Hautala Sakari (GTK)" w:date="2021-06-15T09:05:00Z">
        <w:r w:rsidR="00750E85" w:rsidDel="00963D59">
          <w:rPr>
            <w:noProof/>
            <w:lang w:val="en-US"/>
          </w:rPr>
          <w:delText>13</w:delText>
        </w:r>
      </w:del>
      <w:r w:rsidRPr="00C36929">
        <w:rPr>
          <w:lang w:val="en-US"/>
        </w:rPr>
        <w:fldChar w:fldCharType="end"/>
      </w:r>
      <w:bookmarkEnd w:id="134"/>
      <w:r w:rsidR="00AF629F" w:rsidRPr="00C36929">
        <w:rPr>
          <w:lang w:val="en-US"/>
        </w:rPr>
        <w:t>.</w:t>
      </w:r>
      <w:r w:rsidR="00AF629F" w:rsidRPr="00C36929">
        <w:rPr>
          <w:lang w:val="en-US"/>
        </w:rPr>
        <w:tab/>
      </w:r>
      <w:r w:rsidRPr="00C36929">
        <w:rPr>
          <w:lang w:val="en-US"/>
        </w:rPr>
        <w:t>Boxplot results</w:t>
      </w:r>
      <w:bookmarkEnd w:id="135"/>
    </w:p>
    <w:p w14:paraId="04E63496" w14:textId="77777777" w:rsidR="00AF629F" w:rsidRPr="00C36929" w:rsidRDefault="00AF629F" w:rsidP="00AF629F">
      <w:pPr>
        <w:pStyle w:val="Text"/>
        <w:spacing w:line="240" w:lineRule="auto"/>
      </w:pPr>
    </w:p>
    <w:p w14:paraId="0A53A048" w14:textId="731971DB" w:rsidR="008F250C" w:rsidRPr="00C36929" w:rsidRDefault="008F250C" w:rsidP="00AF629F">
      <w:pPr>
        <w:pStyle w:val="Text"/>
        <w:spacing w:line="240" w:lineRule="auto"/>
      </w:pPr>
      <w:r w:rsidRPr="00C36929">
        <w:t xml:space="preserve">The window includes one image for each </w:t>
      </w:r>
      <w:r w:rsidR="00CF4C12" w:rsidRPr="00C36929">
        <w:t>data</w:t>
      </w:r>
      <w:r w:rsidRPr="00C36929">
        <w:t xml:space="preserve"> </w:t>
      </w:r>
      <w:r w:rsidR="00B20891" w:rsidRPr="00C36929">
        <w:t>parameter</w:t>
      </w:r>
      <w:r w:rsidR="00CF4C12" w:rsidRPr="00C36929">
        <w:t>.</w:t>
      </w:r>
      <w:r w:rsidRPr="00C36929">
        <w:t xml:space="preserve"> In </w:t>
      </w:r>
      <w:r w:rsidR="00D76469" w:rsidRPr="00C36929">
        <w:t>an</w:t>
      </w:r>
      <w:r w:rsidRPr="00C36929">
        <w:t xml:space="preserve"> image, there is one boxplot for each cluster. The boxplot describes the distribution of </w:t>
      </w:r>
      <w:r w:rsidR="00CF4C12" w:rsidRPr="00C36929">
        <w:t>original data</w:t>
      </w:r>
      <w:r w:rsidRPr="00C36929">
        <w:t xml:space="preserve"> values</w:t>
      </w:r>
      <w:r w:rsidR="007E0342" w:rsidRPr="00C36929">
        <w:t>: the line in the middle</w:t>
      </w:r>
      <w:r w:rsidR="005000BA" w:rsidRPr="00C36929">
        <w:t xml:space="preserve"> of the box</w:t>
      </w:r>
      <w:r w:rsidR="007E0342" w:rsidRPr="00C36929">
        <w:t xml:space="preserve"> is the me</w:t>
      </w:r>
      <w:r w:rsidR="00265F5B" w:rsidRPr="00C36929">
        <w:t>di</w:t>
      </w:r>
      <w:r w:rsidR="007E0342" w:rsidRPr="00C36929">
        <w:t>an value and the borders of the box are the first (25 %) and third (75 %)</w:t>
      </w:r>
      <w:r w:rsidR="005000BA" w:rsidRPr="00C36929">
        <w:t xml:space="preserve"> quar</w:t>
      </w:r>
      <w:r w:rsidR="007E0342" w:rsidRPr="00C36929">
        <w:t xml:space="preserve">tiles. The </w:t>
      </w:r>
      <w:r w:rsidR="005000BA" w:rsidRPr="00C36929">
        <w:t>lines extend from the box borders</w:t>
      </w:r>
      <w:r w:rsidR="007E0342" w:rsidRPr="00C36929">
        <w:t xml:space="preserve"> to reach the minimum and maximum values, but </w:t>
      </w:r>
      <w:r w:rsidR="005000BA" w:rsidRPr="00C36929">
        <w:t xml:space="preserve">no more than </w:t>
      </w:r>
      <w:r w:rsidR="007E0342" w:rsidRPr="00C36929">
        <w:t xml:space="preserve">1.5 times the size of the box. If there are any points outside the box and lines, they are visualized using </w:t>
      </w:r>
      <w:r w:rsidR="00265F5B" w:rsidRPr="00C36929">
        <w:t xml:space="preserve">discrete </w:t>
      </w:r>
      <w:r w:rsidR="007E0342" w:rsidRPr="00C36929">
        <w:t>points.</w:t>
      </w:r>
    </w:p>
    <w:p w14:paraId="63E9CDA7" w14:textId="27045733" w:rsidR="0015577C" w:rsidRPr="00C36929" w:rsidRDefault="0015577C">
      <w:pPr>
        <w:spacing w:before="0" w:after="160" w:line="259" w:lineRule="auto"/>
        <w:jc w:val="left"/>
        <w:rPr>
          <w:rFonts w:ascii="Calibri" w:hAnsi="Calibri" w:cstheme="majorBidi"/>
          <w:bCs/>
          <w:sz w:val="24"/>
          <w:szCs w:val="40"/>
          <w:lang w:val="en-US"/>
        </w:rPr>
      </w:pPr>
    </w:p>
    <w:p w14:paraId="34AD1050" w14:textId="1E056006" w:rsidR="005000BA" w:rsidRPr="00C36929" w:rsidRDefault="005000BA" w:rsidP="00AF629F">
      <w:pPr>
        <w:pStyle w:val="Text"/>
        <w:spacing w:line="240" w:lineRule="auto"/>
        <w:rPr>
          <w:rStyle w:val="IntenseEmphasis"/>
        </w:rPr>
      </w:pPr>
      <w:r w:rsidRPr="00827065">
        <w:rPr>
          <w:rStyle w:val="IntenseEmphasis"/>
        </w:rPr>
        <w:t>Scatterplots</w:t>
      </w:r>
    </w:p>
    <w:p w14:paraId="111C799D" w14:textId="630D1F8D" w:rsidR="00743011" w:rsidRPr="00C36929" w:rsidRDefault="00A74B21" w:rsidP="00743011">
      <w:pPr>
        <w:pStyle w:val="Text"/>
        <w:spacing w:line="240" w:lineRule="auto"/>
      </w:pPr>
      <w:r>
        <w:t>Scatterplots are not plotted by default, as their number increases exponentially with the number of columns in the input data and depending on the dataset this can lead to a very large number of plots. Select the variables you want to plot and click “Draw Selected” to draw the scatterplot</w:t>
      </w:r>
      <w:r w:rsidR="006835A8">
        <w:t xml:space="preserve"> pairs</w:t>
      </w:r>
      <w:r>
        <w:t xml:space="preserve"> you want. </w:t>
      </w:r>
      <w:r w:rsidR="00743011" w:rsidRPr="00C36929">
        <w:t>Each image shows one pair of data parameters as a scatterplot</w:t>
      </w:r>
      <w:r w:rsidR="00265F5B" w:rsidRPr="00C36929">
        <w:t xml:space="preserve"> (</w:t>
      </w:r>
      <w:r w:rsidR="00265F5B" w:rsidRPr="00C36929">
        <w:fldChar w:fldCharType="begin"/>
      </w:r>
      <w:r w:rsidR="00265F5B" w:rsidRPr="00C36929">
        <w:instrText xml:space="preserve"> REF _Ref24704825 \h </w:instrText>
      </w:r>
      <w:r w:rsidR="00265F5B" w:rsidRPr="00C36929">
        <w:fldChar w:fldCharType="separate"/>
      </w:r>
      <w:r w:rsidR="00914B9D" w:rsidRPr="00C36929">
        <w:t xml:space="preserve">Figure </w:t>
      </w:r>
      <w:r w:rsidR="00914B9D">
        <w:rPr>
          <w:noProof/>
        </w:rPr>
        <w:t>1</w:t>
      </w:r>
      <w:r w:rsidR="00AF219F">
        <w:rPr>
          <w:noProof/>
        </w:rPr>
        <w:t>4</w:t>
      </w:r>
      <w:r w:rsidR="00265F5B" w:rsidRPr="00C36929">
        <w:fldChar w:fldCharType="end"/>
      </w:r>
      <w:r w:rsidR="00FD0B45" w:rsidRPr="00C36929">
        <w:t>)</w:t>
      </w:r>
      <w:r w:rsidR="00743011" w:rsidRPr="00C36929">
        <w:t>. Each point in the scatterplot represents the original data point in x,y-coordinates with one parameter as x and another as y. The dots are colored based on the cluster that the data point belongs to.</w:t>
      </w:r>
    </w:p>
    <w:p w14:paraId="47C0D0E3" w14:textId="18CB32A0" w:rsidR="005000BA" w:rsidRPr="00827065" w:rsidRDefault="00A74B21" w:rsidP="005000BA">
      <w:pPr>
        <w:pStyle w:val="Text"/>
        <w:keepNext/>
      </w:pPr>
      <w:r>
        <w:rPr>
          <w:rStyle w:val="IntenseEmphasis"/>
          <w:i w:val="0"/>
          <w:iCs w:val="0"/>
          <w:noProof/>
          <w:color w:val="auto"/>
        </w:rPr>
        <w:lastRenderedPageBreak/>
        <w:drawing>
          <wp:inline distT="0" distB="0" distL="0" distR="0" wp14:anchorId="723D1F51" wp14:editId="5EC89109">
            <wp:extent cx="611886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543300"/>
                    </a:xfrm>
                    <a:prstGeom prst="rect">
                      <a:avLst/>
                    </a:prstGeom>
                    <a:noFill/>
                    <a:ln>
                      <a:noFill/>
                    </a:ln>
                  </pic:spPr>
                </pic:pic>
              </a:graphicData>
            </a:graphic>
          </wp:inline>
        </w:drawing>
      </w:r>
    </w:p>
    <w:p w14:paraId="6211BD67" w14:textId="05E1E8C0" w:rsidR="005000BA" w:rsidRPr="00C36929" w:rsidRDefault="005000BA" w:rsidP="005000BA">
      <w:pPr>
        <w:pStyle w:val="Caption"/>
        <w:rPr>
          <w:lang w:val="en-US"/>
        </w:rPr>
      </w:pPr>
      <w:bookmarkStart w:id="138" w:name="_Ref24704825"/>
      <w:bookmarkStart w:id="139" w:name="_Toc45634014"/>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140" w:author="Hautala Sakari (GTK)" w:date="2021-06-15T09:05:00Z">
        <w:r w:rsidR="00963D59">
          <w:rPr>
            <w:noProof/>
            <w:lang w:val="en-US"/>
          </w:rPr>
          <w:t>13</w:t>
        </w:r>
      </w:ins>
      <w:del w:id="141" w:author="Hautala Sakari (GTK)" w:date="2021-06-15T09:05:00Z">
        <w:r w:rsidR="00750E85" w:rsidDel="00963D59">
          <w:rPr>
            <w:noProof/>
            <w:lang w:val="en-US"/>
          </w:rPr>
          <w:delText>14</w:delText>
        </w:r>
      </w:del>
      <w:r w:rsidRPr="00C36929">
        <w:rPr>
          <w:lang w:val="en-US"/>
        </w:rPr>
        <w:fldChar w:fldCharType="end"/>
      </w:r>
      <w:bookmarkEnd w:id="138"/>
      <w:r w:rsidR="00AF629F" w:rsidRPr="00C36929">
        <w:rPr>
          <w:lang w:val="en-US"/>
        </w:rPr>
        <w:t>.</w:t>
      </w:r>
      <w:r w:rsidR="00AF629F" w:rsidRPr="00C36929">
        <w:rPr>
          <w:lang w:val="en-US"/>
        </w:rPr>
        <w:tab/>
      </w:r>
      <w:r w:rsidRPr="00C36929">
        <w:rPr>
          <w:lang w:val="en-US"/>
        </w:rPr>
        <w:t xml:space="preserve">Scatterplot </w:t>
      </w:r>
      <w:bookmarkEnd w:id="139"/>
      <w:r w:rsidR="006835A8">
        <w:rPr>
          <w:lang w:val="en-US"/>
        </w:rPr>
        <w:t>page after SOM calculation. No scatterplots have been drawn.</w:t>
      </w:r>
    </w:p>
    <w:p w14:paraId="21AA68DE" w14:textId="77777777" w:rsidR="00A74B21" w:rsidRDefault="00A74B21" w:rsidP="00DB4B2E">
      <w:pPr>
        <w:pStyle w:val="Text"/>
        <w:keepNext/>
        <w:spacing w:line="240" w:lineRule="auto"/>
      </w:pPr>
      <w:r>
        <w:rPr>
          <w:noProof/>
        </w:rPr>
        <w:drawing>
          <wp:inline distT="0" distB="0" distL="0" distR="0" wp14:anchorId="771998DC" wp14:editId="7F6F4354">
            <wp:extent cx="611886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p>
    <w:p w14:paraId="3E41AF41" w14:textId="370B3734" w:rsidR="00AF629F" w:rsidRPr="00C36929" w:rsidRDefault="00A74B21" w:rsidP="00DB4B2E">
      <w:pPr>
        <w:pStyle w:val="Caption"/>
      </w:pPr>
      <w:r>
        <w:t xml:space="preserve">Figure </w:t>
      </w:r>
      <w:r>
        <w:fldChar w:fldCharType="begin"/>
      </w:r>
      <w:r>
        <w:instrText xml:space="preserve"> SEQ Figure \* ARABIC </w:instrText>
      </w:r>
      <w:r>
        <w:fldChar w:fldCharType="separate"/>
      </w:r>
      <w:ins w:id="142" w:author="Hautala Sakari (GTK)" w:date="2021-06-15T09:05:00Z">
        <w:r w:rsidR="00963D59">
          <w:rPr>
            <w:noProof/>
          </w:rPr>
          <w:t>14</w:t>
        </w:r>
      </w:ins>
      <w:del w:id="143" w:author="Hautala Sakari (GTK)" w:date="2021-06-15T09:05:00Z">
        <w:r w:rsidDel="00963D59">
          <w:rPr>
            <w:noProof/>
          </w:rPr>
          <w:delText>1</w:delText>
        </w:r>
        <w:r w:rsidR="006835A8" w:rsidDel="00963D59">
          <w:rPr>
            <w:noProof/>
          </w:rPr>
          <w:delText>5</w:delText>
        </w:r>
      </w:del>
      <w:r>
        <w:fldChar w:fldCharType="end"/>
      </w:r>
      <w:r w:rsidR="006835A8">
        <w:t>. Scatterplots of selected variables</w:t>
      </w:r>
    </w:p>
    <w:p w14:paraId="4B75830F" w14:textId="77777777" w:rsidR="00AF629F" w:rsidRPr="00827065" w:rsidRDefault="00AF629F" w:rsidP="00AF629F">
      <w:pPr>
        <w:pStyle w:val="Text"/>
        <w:spacing w:line="240" w:lineRule="auto"/>
      </w:pPr>
    </w:p>
    <w:p w14:paraId="605CF0E9" w14:textId="3C2CB075" w:rsidR="00DC5EA9" w:rsidRPr="00827065" w:rsidRDefault="001C456A">
      <w:pPr>
        <w:spacing w:before="0" w:after="160" w:line="259" w:lineRule="auto"/>
        <w:jc w:val="left"/>
        <w:rPr>
          <w:lang w:val="en-US"/>
        </w:rPr>
      </w:pPr>
      <w:r w:rsidRPr="00827065">
        <w:rPr>
          <w:lang w:val="en-US"/>
        </w:rPr>
        <w:br w:type="page"/>
      </w:r>
    </w:p>
    <w:p w14:paraId="27709E49" w14:textId="2B86EED7" w:rsidR="00DC5EA9" w:rsidRPr="00827065" w:rsidRDefault="00DC5EA9" w:rsidP="00807020">
      <w:pPr>
        <w:pStyle w:val="Text"/>
        <w:spacing w:line="240" w:lineRule="auto"/>
      </w:pPr>
      <w:r w:rsidRPr="00827065">
        <w:rPr>
          <w:rStyle w:val="IntenseEmphasis"/>
        </w:rPr>
        <w:lastRenderedPageBreak/>
        <w:t>Interactive plotting</w:t>
      </w:r>
    </w:p>
    <w:p w14:paraId="73AB6631" w14:textId="0BA06BC4" w:rsidR="00DC5EA9" w:rsidRPr="00827065" w:rsidRDefault="0006479B" w:rsidP="00FC3BB8">
      <w:pPr>
        <w:pStyle w:val="Text"/>
      </w:pPr>
      <w:r w:rsidRPr="00827065">
        <w:t>Hovering the mouse over the plot will display the x and y coordinates, and the number of the cluster</w:t>
      </w:r>
      <w:r w:rsidR="00146D21" w:rsidRPr="00827065">
        <w:t xml:space="preserve"> (</w:t>
      </w:r>
      <w:r w:rsidR="00146D21" w:rsidRPr="00423514">
        <w:fldChar w:fldCharType="begin"/>
      </w:r>
      <w:r w:rsidR="00146D21" w:rsidRPr="00827065">
        <w:instrText xml:space="preserve"> REF _Ref24710868 \h </w:instrText>
      </w:r>
      <w:r w:rsidR="00146D21" w:rsidRPr="00423514">
        <w:fldChar w:fldCharType="separate"/>
      </w:r>
      <w:r w:rsidR="00914B9D" w:rsidRPr="00C36929">
        <w:t xml:space="preserve">Figure </w:t>
      </w:r>
      <w:r w:rsidR="00914B9D">
        <w:rPr>
          <w:noProof/>
        </w:rPr>
        <w:t>1</w:t>
      </w:r>
      <w:r w:rsidR="00AF219F">
        <w:rPr>
          <w:noProof/>
        </w:rPr>
        <w:t>5</w:t>
      </w:r>
      <w:r w:rsidR="00146D21" w:rsidRPr="00423514">
        <w:fldChar w:fldCharType="end"/>
      </w:r>
      <w:r w:rsidR="00146D21" w:rsidRPr="00827065">
        <w:t>)</w:t>
      </w:r>
      <w:r w:rsidRPr="00827065">
        <w:t>.</w:t>
      </w:r>
      <w:r w:rsidR="005C3A0A">
        <w:t xml:space="preserve"> There are two selection modes: Cluster, which highlights an entire cluster on the geospacer map, and Som cell, which highlights one som cell. </w:t>
      </w:r>
      <w:r w:rsidRPr="00827065">
        <w:t xml:space="preserve"> </w:t>
      </w:r>
      <w:r w:rsidR="00146D21" w:rsidRPr="00827065">
        <w:t>By left-clicking on any cell on SOM, t</w:t>
      </w:r>
      <w:r w:rsidR="00A9602B" w:rsidRPr="00827065">
        <w:t xml:space="preserve">he </w:t>
      </w:r>
      <w:r w:rsidR="00146D21" w:rsidRPr="00827065">
        <w:t xml:space="preserve">corresponding </w:t>
      </w:r>
      <w:r w:rsidR="00A9602B" w:rsidRPr="00827065">
        <w:t xml:space="preserve">cluster </w:t>
      </w:r>
      <w:r w:rsidR="005C3A0A">
        <w:t xml:space="preserve">or som cell </w:t>
      </w:r>
      <w:r w:rsidR="00146D21" w:rsidRPr="00827065">
        <w:t>will be</w:t>
      </w:r>
      <w:r w:rsidRPr="00827065">
        <w:t xml:space="preserve"> </w:t>
      </w:r>
      <w:r w:rsidR="00A9602B" w:rsidRPr="00827065">
        <w:t xml:space="preserve">highlighted on the geospace </w:t>
      </w:r>
      <w:del w:id="144" w:author="Hautala Sakari (GTK)" w:date="2021-06-15T08:53:00Z">
        <w:r w:rsidR="00A9602B" w:rsidRPr="00827065" w:rsidDel="00963D59">
          <w:delText xml:space="preserve">cluster </w:delText>
        </w:r>
      </w:del>
      <w:r w:rsidR="00A9602B" w:rsidRPr="00827065">
        <w:t>plot on the right side</w:t>
      </w:r>
      <w:r w:rsidR="00146D21" w:rsidRPr="00827065">
        <w:t xml:space="preserve"> (</w:t>
      </w:r>
      <w:r w:rsidR="00146D21" w:rsidRPr="00423514">
        <w:fldChar w:fldCharType="begin"/>
      </w:r>
      <w:r w:rsidR="00146D21" w:rsidRPr="00827065">
        <w:instrText xml:space="preserve"> REF _Ref24710908 \h </w:instrText>
      </w:r>
      <w:r w:rsidR="00146D21" w:rsidRPr="00423514">
        <w:fldChar w:fldCharType="separate"/>
      </w:r>
      <w:r w:rsidR="00914B9D" w:rsidRPr="00C36929">
        <w:t xml:space="preserve">Figure </w:t>
      </w:r>
      <w:r w:rsidR="00914B9D">
        <w:rPr>
          <w:noProof/>
        </w:rPr>
        <w:t>1</w:t>
      </w:r>
      <w:r w:rsidR="00AF219F">
        <w:rPr>
          <w:noProof/>
        </w:rPr>
        <w:t>6</w:t>
      </w:r>
      <w:r w:rsidR="00146D21" w:rsidRPr="00423514">
        <w:fldChar w:fldCharType="end"/>
      </w:r>
      <w:r w:rsidR="00146D21" w:rsidRPr="00827065">
        <w:t>)</w:t>
      </w:r>
      <w:r w:rsidR="00A9602B" w:rsidRPr="00827065">
        <w:t>.</w:t>
      </w:r>
      <w:ins w:id="145" w:author="Hautala Sakari (GTK)" w:date="2021-06-15T08:53:00Z">
        <w:r w:rsidR="00963D59">
          <w:t xml:space="preserve"> For </w:t>
        </w:r>
      </w:ins>
      <w:ins w:id="146" w:author="Hautala Sakari (GTK)" w:date="2021-06-15T08:54:00Z">
        <w:r w:rsidR="00963D59">
          <w:t xml:space="preserve">the </w:t>
        </w:r>
      </w:ins>
      <w:ins w:id="147" w:author="Hautala Sakari (GTK)" w:date="2021-06-15T08:53:00Z">
        <w:r w:rsidR="00963D59">
          <w:t xml:space="preserve">output, you can choose between clusters </w:t>
        </w:r>
      </w:ins>
      <w:ins w:id="148" w:author="Hautala Sakari (GTK)" w:date="2021-06-15T08:54:00Z">
        <w:r w:rsidR="00963D59">
          <w:t>or</w:t>
        </w:r>
      </w:ins>
      <w:ins w:id="149" w:author="Hautala Sakari (GTK)" w:date="2021-06-15T08:53:00Z">
        <w:r w:rsidR="00963D59">
          <w:t xml:space="preserve"> any of the </w:t>
        </w:r>
      </w:ins>
      <w:ins w:id="150" w:author="Hautala Sakari (GTK)" w:date="2021-06-15T08:54:00Z">
        <w:r w:rsidR="00963D59">
          <w:t>original data variables.</w:t>
        </w:r>
      </w:ins>
    </w:p>
    <w:p w14:paraId="4E15F9C9" w14:textId="21AC91BE" w:rsidR="00016D59" w:rsidRPr="00827065" w:rsidRDefault="00963D59" w:rsidP="00FC3BB8">
      <w:pPr>
        <w:pStyle w:val="Text"/>
        <w:keepNext/>
      </w:pPr>
      <w:ins w:id="151" w:author="Hautala Sakari (GTK)" w:date="2021-06-15T08:59:00Z">
        <w:r>
          <w:rPr>
            <w:noProof/>
          </w:rPr>
          <w:drawing>
            <wp:inline distT="0" distB="0" distL="0" distR="0" wp14:anchorId="28BAFF43" wp14:editId="501525BB">
              <wp:extent cx="611505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4591050"/>
                      </a:xfrm>
                      <a:prstGeom prst="rect">
                        <a:avLst/>
                      </a:prstGeom>
                      <a:noFill/>
                      <a:ln>
                        <a:noFill/>
                      </a:ln>
                    </pic:spPr>
                  </pic:pic>
                </a:graphicData>
              </a:graphic>
            </wp:inline>
          </w:drawing>
        </w:r>
      </w:ins>
      <w:del w:id="152" w:author="Hautala Sakari (GTK)" w:date="2021-06-15T08:59:00Z">
        <w:r w:rsidR="005C3A0A" w:rsidDel="00963D59">
          <w:rPr>
            <w:noProof/>
          </w:rPr>
          <w:drawing>
            <wp:inline distT="0" distB="0" distL="0" distR="0" wp14:anchorId="12A9B400" wp14:editId="745FE9D5">
              <wp:extent cx="6118860" cy="3756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756660"/>
                      </a:xfrm>
                      <a:prstGeom prst="rect">
                        <a:avLst/>
                      </a:prstGeom>
                      <a:noFill/>
                      <a:ln>
                        <a:noFill/>
                      </a:ln>
                    </pic:spPr>
                  </pic:pic>
                </a:graphicData>
              </a:graphic>
            </wp:inline>
          </w:drawing>
        </w:r>
      </w:del>
    </w:p>
    <w:p w14:paraId="47305962" w14:textId="0E7621A3" w:rsidR="00963D59" w:rsidRDefault="00016D59" w:rsidP="00963D59">
      <w:pPr>
        <w:pStyle w:val="Caption"/>
        <w:rPr>
          <w:moveTo w:id="153" w:author="Hautala Sakari (GTK)" w:date="2021-06-15T09:00:00Z"/>
          <w:lang w:val="en-US"/>
        </w:rPr>
      </w:pPr>
      <w:bookmarkStart w:id="154" w:name="_Ref24710868"/>
      <w:bookmarkStart w:id="155" w:name="_Toc45634015"/>
      <w:r w:rsidRPr="00C36929">
        <w:rPr>
          <w:lang w:val="en-US"/>
        </w:rPr>
        <w:t xml:space="preserve">Figure </w:t>
      </w:r>
      <w:r w:rsidRPr="00C36929">
        <w:rPr>
          <w:lang w:val="en-US"/>
        </w:rPr>
        <w:fldChar w:fldCharType="begin"/>
      </w:r>
      <w:r w:rsidRPr="00C36929">
        <w:rPr>
          <w:lang w:val="en-US"/>
        </w:rPr>
        <w:instrText xml:space="preserve"> SEQ Figure \* ARABIC </w:instrText>
      </w:r>
      <w:r w:rsidRPr="00C36929">
        <w:rPr>
          <w:lang w:val="en-US"/>
        </w:rPr>
        <w:fldChar w:fldCharType="separate"/>
      </w:r>
      <w:ins w:id="156" w:author="Hautala Sakari (GTK)" w:date="2021-06-15T09:05:00Z">
        <w:r w:rsidR="00963D59">
          <w:rPr>
            <w:noProof/>
            <w:lang w:val="en-US"/>
          </w:rPr>
          <w:t>15</w:t>
        </w:r>
      </w:ins>
      <w:del w:id="157" w:author="Hautala Sakari (GTK)" w:date="2021-06-15T09:05:00Z">
        <w:r w:rsidR="00750E85" w:rsidDel="00963D59">
          <w:rPr>
            <w:noProof/>
            <w:lang w:val="en-US"/>
          </w:rPr>
          <w:delText>1</w:delText>
        </w:r>
        <w:r w:rsidR="006835A8" w:rsidDel="00963D59">
          <w:rPr>
            <w:noProof/>
            <w:lang w:val="en-US"/>
          </w:rPr>
          <w:delText>6</w:delText>
        </w:r>
      </w:del>
      <w:r w:rsidRPr="00C36929">
        <w:rPr>
          <w:lang w:val="en-US"/>
        </w:rPr>
        <w:fldChar w:fldCharType="end"/>
      </w:r>
      <w:bookmarkEnd w:id="154"/>
      <w:r w:rsidR="00507EA8" w:rsidRPr="00C36929">
        <w:rPr>
          <w:lang w:val="en-US"/>
        </w:rPr>
        <w:t>.</w:t>
      </w:r>
      <w:r w:rsidR="00507EA8" w:rsidRPr="00C36929">
        <w:rPr>
          <w:lang w:val="en-US"/>
        </w:rPr>
        <w:tab/>
      </w:r>
      <w:r w:rsidRPr="00C36929">
        <w:rPr>
          <w:lang w:val="en-US"/>
        </w:rPr>
        <w:t>Interactive plot</w:t>
      </w:r>
      <w:bookmarkEnd w:id="155"/>
      <w:ins w:id="158" w:author="Hautala Sakari (GTK)" w:date="2021-06-15T09:00:00Z">
        <w:r w:rsidR="00963D59">
          <w:rPr>
            <w:lang w:val="en-US"/>
          </w:rPr>
          <w:t>,</w:t>
        </w:r>
        <w:r w:rsidR="00963D59" w:rsidRPr="00963D59">
          <w:rPr>
            <w:lang w:val="en-US"/>
          </w:rPr>
          <w:t xml:space="preserve"> </w:t>
        </w:r>
      </w:ins>
      <w:moveToRangeStart w:id="159" w:author="Hautala Sakari (GTK)" w:date="2021-06-15T09:00:00Z" w:name="move74640020"/>
      <w:moveTo w:id="160" w:author="Hautala Sakari (GTK)" w:date="2021-06-15T09:00:00Z">
        <w:del w:id="161" w:author="Hautala Sakari (GTK)" w:date="2021-06-15T09:00:00Z">
          <w:r w:rsidR="00963D59" w:rsidRPr="00C36929" w:rsidDel="00963D59">
            <w:rPr>
              <w:lang w:val="en-US"/>
            </w:rPr>
            <w:delText>S</w:delText>
          </w:r>
        </w:del>
      </w:moveTo>
      <w:ins w:id="162" w:author="Hautala Sakari (GTK)" w:date="2021-06-15T09:00:00Z">
        <w:r w:rsidR="00963D59">
          <w:rPr>
            <w:lang w:val="en-US"/>
          </w:rPr>
          <w:t>s</w:t>
        </w:r>
      </w:ins>
      <w:moveTo w:id="163" w:author="Hautala Sakari (GTK)" w:date="2021-06-15T09:00:00Z">
        <w:r w:rsidR="00963D59" w:rsidRPr="00C36929">
          <w:rPr>
            <w:lang w:val="en-US"/>
          </w:rPr>
          <w:t>elected cluster is drawn on the right-side image</w:t>
        </w:r>
      </w:moveTo>
    </w:p>
    <w:moveToRangeEnd w:id="159"/>
    <w:p w14:paraId="3C1C7C65" w14:textId="24E1EBDB" w:rsidR="00016D59" w:rsidRPr="00C36929" w:rsidRDefault="00016D59">
      <w:pPr>
        <w:pStyle w:val="Caption"/>
        <w:rPr>
          <w:lang w:val="en-US"/>
        </w:rPr>
      </w:pPr>
    </w:p>
    <w:p w14:paraId="341DA143" w14:textId="76DAACAB" w:rsidR="00016D59" w:rsidRPr="00827065" w:rsidDel="00963D59" w:rsidRDefault="005C3A0A" w:rsidP="00FC3BB8">
      <w:pPr>
        <w:pStyle w:val="Text"/>
        <w:keepNext/>
        <w:rPr>
          <w:del w:id="164" w:author="Hautala Sakari (GTK)" w:date="2021-06-15T09:00:00Z"/>
        </w:rPr>
      </w:pPr>
      <w:del w:id="165" w:author="Hautala Sakari (GTK)" w:date="2021-06-15T09:00:00Z">
        <w:r w:rsidDel="00963D59">
          <w:rPr>
            <w:bCs w:val="0"/>
            <w:noProof/>
          </w:rPr>
          <w:drawing>
            <wp:inline distT="0" distB="0" distL="0" distR="0" wp14:anchorId="74794748" wp14:editId="3E1F08B1">
              <wp:extent cx="6096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96000" cy="3657600"/>
                      </a:xfrm>
                      <a:prstGeom prst="rect">
                        <a:avLst/>
                      </a:prstGeom>
                      <a:noFill/>
                      <a:ln>
                        <a:noFill/>
                      </a:ln>
                    </pic:spPr>
                  </pic:pic>
                </a:graphicData>
              </a:graphic>
            </wp:inline>
          </w:drawing>
        </w:r>
      </w:del>
    </w:p>
    <w:p w14:paraId="6FC067B2" w14:textId="40F82CE4" w:rsidR="00016D59" w:rsidDel="00963D59" w:rsidRDefault="00016D59">
      <w:pPr>
        <w:pStyle w:val="Caption"/>
        <w:rPr>
          <w:del w:id="166" w:author="Hautala Sakari (GTK)" w:date="2021-06-15T09:00:00Z"/>
          <w:lang w:val="en-US"/>
        </w:rPr>
      </w:pPr>
      <w:bookmarkStart w:id="167" w:name="_Ref24710908"/>
      <w:bookmarkStart w:id="168" w:name="_Toc45634016"/>
      <w:del w:id="169" w:author="Hautala Sakari (GTK)" w:date="2021-06-15T09:00:00Z">
        <w:r w:rsidRPr="00C36929" w:rsidDel="00963D59">
          <w:rPr>
            <w:lang w:val="en-US"/>
          </w:rPr>
          <w:delText xml:space="preserve">Figure </w:delText>
        </w:r>
        <w:r w:rsidRPr="00C36929" w:rsidDel="00963D59">
          <w:rPr>
            <w:b w:val="0"/>
            <w:i w:val="0"/>
            <w:iCs w:val="0"/>
            <w:lang w:val="en-US"/>
          </w:rPr>
          <w:fldChar w:fldCharType="begin"/>
        </w:r>
        <w:r w:rsidRPr="00C36929" w:rsidDel="00963D59">
          <w:rPr>
            <w:lang w:val="en-US"/>
          </w:rPr>
          <w:delInstrText xml:space="preserve"> SEQ Figure \* ARABIC </w:delInstrText>
        </w:r>
        <w:r w:rsidRPr="00C36929" w:rsidDel="00963D59">
          <w:rPr>
            <w:b w:val="0"/>
            <w:i w:val="0"/>
            <w:iCs w:val="0"/>
            <w:lang w:val="en-US"/>
          </w:rPr>
          <w:fldChar w:fldCharType="separate"/>
        </w:r>
        <w:r w:rsidR="00750E85" w:rsidDel="00963D59">
          <w:rPr>
            <w:noProof/>
            <w:lang w:val="en-US"/>
          </w:rPr>
          <w:delText>1</w:delText>
        </w:r>
        <w:r w:rsidR="006835A8" w:rsidDel="00963D59">
          <w:rPr>
            <w:noProof/>
            <w:lang w:val="en-US"/>
          </w:rPr>
          <w:delText>7</w:delText>
        </w:r>
        <w:r w:rsidRPr="00C36929" w:rsidDel="00963D59">
          <w:rPr>
            <w:b w:val="0"/>
            <w:i w:val="0"/>
            <w:iCs w:val="0"/>
            <w:lang w:val="en-US"/>
          </w:rPr>
          <w:fldChar w:fldCharType="end"/>
        </w:r>
        <w:bookmarkEnd w:id="167"/>
        <w:r w:rsidR="00507EA8" w:rsidRPr="00C36929" w:rsidDel="00963D59">
          <w:rPr>
            <w:lang w:val="en-US"/>
          </w:rPr>
          <w:delText>.</w:delText>
        </w:r>
        <w:r w:rsidR="00507EA8" w:rsidRPr="00C36929" w:rsidDel="00963D59">
          <w:rPr>
            <w:lang w:val="en-US"/>
          </w:rPr>
          <w:tab/>
        </w:r>
      </w:del>
      <w:moveFromRangeStart w:id="170" w:author="Hautala Sakari (GTK)" w:date="2021-06-15T09:00:00Z" w:name="move74640020"/>
      <w:moveFrom w:id="171" w:author="Hautala Sakari (GTK)" w:date="2021-06-15T09:00:00Z">
        <w:del w:id="172" w:author="Hautala Sakari (GTK)" w:date="2021-06-15T09:00:00Z">
          <w:r w:rsidRPr="00C36929" w:rsidDel="00963D59">
            <w:rPr>
              <w:lang w:val="en-US"/>
            </w:rPr>
            <w:delText xml:space="preserve">Selected cluster is drawn on the </w:delText>
          </w:r>
          <w:r w:rsidR="00AB1214" w:rsidRPr="00C36929" w:rsidDel="00963D59">
            <w:rPr>
              <w:lang w:val="en-US"/>
            </w:rPr>
            <w:delText>right-side</w:delText>
          </w:r>
          <w:r w:rsidRPr="00C36929" w:rsidDel="00963D59">
            <w:rPr>
              <w:lang w:val="en-US"/>
            </w:rPr>
            <w:delText xml:space="preserve"> image</w:delText>
          </w:r>
        </w:del>
      </w:moveFrom>
      <w:bookmarkEnd w:id="168"/>
      <w:moveFromRangeEnd w:id="170"/>
    </w:p>
    <w:p w14:paraId="563EADD2" w14:textId="3D9F279B" w:rsidR="003A6087" w:rsidRDefault="003A6087">
      <w:pPr>
        <w:pStyle w:val="Text"/>
        <w:keepNext/>
        <w:pPrChange w:id="173" w:author="Hautala Sakari (GTK)" w:date="2021-06-15T09:00:00Z">
          <w:pPr>
            <w:pStyle w:val="Text"/>
          </w:pPr>
        </w:pPrChange>
      </w:pPr>
    </w:p>
    <w:p w14:paraId="1486D63E" w14:textId="13D5CE96" w:rsidR="003A6087" w:rsidRDefault="003A6087" w:rsidP="003A6087">
      <w:pPr>
        <w:pStyle w:val="Text"/>
      </w:pPr>
    </w:p>
    <w:p w14:paraId="1A7CD1EC" w14:textId="69ED68A4" w:rsidR="003A6087" w:rsidRDefault="00963D59" w:rsidP="00DB4B2E">
      <w:pPr>
        <w:pStyle w:val="Text"/>
        <w:keepNext/>
      </w:pPr>
      <w:ins w:id="174" w:author="Hautala Sakari (GTK)" w:date="2021-06-15T09:02:00Z">
        <w:r>
          <w:rPr>
            <w:noProof/>
          </w:rPr>
          <w:lastRenderedPageBreak/>
          <w:drawing>
            <wp:inline distT="0" distB="0" distL="0" distR="0" wp14:anchorId="74C47935" wp14:editId="4D85FB70">
              <wp:extent cx="611505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591050"/>
                      </a:xfrm>
                      <a:prstGeom prst="rect">
                        <a:avLst/>
                      </a:prstGeom>
                      <a:noFill/>
                      <a:ln>
                        <a:noFill/>
                      </a:ln>
                    </pic:spPr>
                  </pic:pic>
                </a:graphicData>
              </a:graphic>
            </wp:inline>
          </w:drawing>
        </w:r>
      </w:ins>
      <w:del w:id="175" w:author="Hautala Sakari (GTK)" w:date="2021-06-15T09:02:00Z">
        <w:r w:rsidR="005C3A0A" w:rsidDel="00963D59">
          <w:rPr>
            <w:noProof/>
          </w:rPr>
          <w:drawing>
            <wp:inline distT="0" distB="0" distL="0" distR="0" wp14:anchorId="48837C27" wp14:editId="53D45470">
              <wp:extent cx="611886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8860" cy="3657600"/>
                      </a:xfrm>
                      <a:prstGeom prst="rect">
                        <a:avLst/>
                      </a:prstGeom>
                      <a:noFill/>
                      <a:ln>
                        <a:noFill/>
                      </a:ln>
                    </pic:spPr>
                  </pic:pic>
                </a:graphicData>
              </a:graphic>
            </wp:inline>
          </w:drawing>
        </w:r>
      </w:del>
    </w:p>
    <w:p w14:paraId="0C63149B" w14:textId="1A96BB9F" w:rsidR="003A6087" w:rsidRDefault="003A6087">
      <w:pPr>
        <w:pStyle w:val="Caption"/>
        <w:rPr>
          <w:ins w:id="176" w:author="Hautala Sakari (GTK)" w:date="2021-06-15T09:04:00Z"/>
        </w:rPr>
      </w:pPr>
      <w:r>
        <w:t xml:space="preserve">Figure </w:t>
      </w:r>
      <w:r>
        <w:fldChar w:fldCharType="begin"/>
      </w:r>
      <w:r>
        <w:instrText xml:space="preserve"> SEQ Figure \* ARABIC </w:instrText>
      </w:r>
      <w:r>
        <w:fldChar w:fldCharType="separate"/>
      </w:r>
      <w:r>
        <w:rPr>
          <w:noProof/>
        </w:rPr>
        <w:t>1</w:t>
      </w:r>
      <w:ins w:id="177" w:author="Hautala Sakari (GTK)" w:date="2021-06-15T09:00:00Z">
        <w:r w:rsidR="00963D59">
          <w:rPr>
            <w:noProof/>
          </w:rPr>
          <w:t>7</w:t>
        </w:r>
      </w:ins>
      <w:del w:id="178" w:author="Hautala Sakari (GTK)" w:date="2021-06-15T09:00:00Z">
        <w:r w:rsidR="006835A8" w:rsidDel="00963D59">
          <w:rPr>
            <w:noProof/>
          </w:rPr>
          <w:delText>8</w:delText>
        </w:r>
      </w:del>
      <w:r>
        <w:fldChar w:fldCharType="end"/>
      </w:r>
      <w:r>
        <w:t>. Interactive plot highlighting a</w:t>
      </w:r>
      <w:r w:rsidR="005C3A0A">
        <w:t xml:space="preserve"> single SOM cell</w:t>
      </w:r>
      <w:r>
        <w:t xml:space="preserve"> </w:t>
      </w:r>
    </w:p>
    <w:p w14:paraId="69F029FD" w14:textId="77777777" w:rsidR="00963D59" w:rsidRDefault="00963D59">
      <w:pPr>
        <w:pStyle w:val="Text"/>
        <w:keepNext/>
        <w:rPr>
          <w:ins w:id="179" w:author="Hautala Sakari (GTK)" w:date="2021-06-15T09:05:00Z"/>
        </w:rPr>
        <w:pPrChange w:id="180" w:author="Hautala Sakari (GTK)" w:date="2021-06-15T09:05:00Z">
          <w:pPr>
            <w:pStyle w:val="Text"/>
          </w:pPr>
        </w:pPrChange>
      </w:pPr>
      <w:ins w:id="181" w:author="Hautala Sakari (GTK)" w:date="2021-06-15T09:04:00Z">
        <w:r>
          <w:rPr>
            <w:noProof/>
            <w:lang w:val="en-GB"/>
          </w:rPr>
          <w:lastRenderedPageBreak/>
          <w:drawing>
            <wp:inline distT="0" distB="0" distL="0" distR="0" wp14:anchorId="106B6E08" wp14:editId="1AC7878E">
              <wp:extent cx="6115050" cy="45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4591050"/>
                      </a:xfrm>
                      <a:prstGeom prst="rect">
                        <a:avLst/>
                      </a:prstGeom>
                      <a:noFill/>
                      <a:ln>
                        <a:noFill/>
                      </a:ln>
                    </pic:spPr>
                  </pic:pic>
                </a:graphicData>
              </a:graphic>
            </wp:inline>
          </w:drawing>
        </w:r>
      </w:ins>
    </w:p>
    <w:p w14:paraId="23A892A3" w14:textId="61A786E4" w:rsidR="00963D59" w:rsidRPr="00963D59" w:rsidRDefault="00963D59">
      <w:pPr>
        <w:pStyle w:val="Caption"/>
      </w:pPr>
      <w:ins w:id="182" w:author="Hautala Sakari (GTK)" w:date="2021-06-15T09:05:00Z">
        <w:r>
          <w:t xml:space="preserve">Figure </w:t>
        </w:r>
        <w:r>
          <w:fldChar w:fldCharType="begin"/>
        </w:r>
        <w:r>
          <w:instrText xml:space="preserve"> SEQ Figure \* ARABIC </w:instrText>
        </w:r>
      </w:ins>
      <w:r>
        <w:fldChar w:fldCharType="separate"/>
      </w:r>
      <w:ins w:id="183" w:author="Hautala Sakari (GTK)" w:date="2021-06-15T09:05:00Z">
        <w:r>
          <w:rPr>
            <w:noProof/>
          </w:rPr>
          <w:t>18</w:t>
        </w:r>
        <w:r>
          <w:fldChar w:fldCharType="end"/>
        </w:r>
        <w:r>
          <w:t xml:space="preserve">. Selected cluster </w:t>
        </w:r>
        <w:r w:rsidR="00313424">
          <w:t xml:space="preserve">highlighting </w:t>
        </w:r>
      </w:ins>
      <w:ins w:id="184" w:author="Hautala Sakari (GTK)" w:date="2021-06-15T09:06:00Z">
        <w:r w:rsidR="00313424">
          <w:t>a variable of the original data</w:t>
        </w:r>
      </w:ins>
    </w:p>
    <w:p w14:paraId="22532B1B" w14:textId="77777777" w:rsidR="00490287" w:rsidRPr="00C36929" w:rsidRDefault="00490287" w:rsidP="00982DD0">
      <w:pPr>
        <w:pStyle w:val="Text"/>
      </w:pPr>
    </w:p>
    <w:p w14:paraId="5A6E28C4" w14:textId="06600EC0" w:rsidR="00982DD0" w:rsidRPr="00C36929" w:rsidRDefault="00982DD0" w:rsidP="00982DD0">
      <w:pPr>
        <w:pStyle w:val="Caption"/>
        <w:rPr>
          <w:lang w:val="en-US"/>
        </w:rPr>
      </w:pPr>
      <w:del w:id="185" w:author="Hautala Sakari (GTK)" w:date="2021-06-15T09:07:00Z">
        <w:r w:rsidRPr="00423514" w:rsidDel="003E2CF7">
          <w:rPr>
            <w:noProof/>
            <w:lang w:val="fi-FI" w:eastAsia="fi-FI"/>
          </w:rPr>
          <w:drawing>
            <wp:inline distT="0" distB="0" distL="0" distR="0" wp14:anchorId="6DE70C9E" wp14:editId="2E2296DF">
              <wp:extent cx="5067300" cy="3167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0212" cy="3168883"/>
                      </a:xfrm>
                      <a:prstGeom prst="rect">
                        <a:avLst/>
                      </a:prstGeom>
                      <a:noFill/>
                      <a:ln>
                        <a:noFill/>
                      </a:ln>
                    </pic:spPr>
                  </pic:pic>
                </a:graphicData>
              </a:graphic>
            </wp:inline>
          </w:drawing>
        </w:r>
      </w:del>
      <w:r w:rsidRPr="00C36929">
        <w:rPr>
          <w:lang w:val="en-US"/>
        </w:rPr>
        <w:t xml:space="preserve"> </w:t>
      </w:r>
    </w:p>
    <w:p w14:paraId="11233BE1" w14:textId="58351E57" w:rsidR="00982DD0" w:rsidRPr="00C36929" w:rsidDel="003E2CF7" w:rsidRDefault="00982DD0" w:rsidP="00982DD0">
      <w:pPr>
        <w:pStyle w:val="Caption"/>
        <w:rPr>
          <w:del w:id="186" w:author="Hautala Sakari (GTK)" w:date="2021-06-15T09:07:00Z"/>
          <w:lang w:val="en-US"/>
        </w:rPr>
      </w:pPr>
      <w:bookmarkStart w:id="187" w:name="_Ref45523467"/>
      <w:bookmarkStart w:id="188" w:name="_Toc45634017"/>
      <w:del w:id="189" w:author="Hautala Sakari (GTK)" w:date="2021-06-15T09:07:00Z">
        <w:r w:rsidRPr="00C36929" w:rsidDel="003E2CF7">
          <w:rPr>
            <w:lang w:val="en-US"/>
          </w:rPr>
          <w:delText xml:space="preserve">Figure </w:delText>
        </w:r>
        <w:r w:rsidRPr="00C36929" w:rsidDel="003E2CF7">
          <w:rPr>
            <w:b w:val="0"/>
            <w:i w:val="0"/>
            <w:iCs w:val="0"/>
            <w:lang w:val="en-US"/>
          </w:rPr>
          <w:fldChar w:fldCharType="begin"/>
        </w:r>
        <w:r w:rsidRPr="00C36929" w:rsidDel="003E2CF7">
          <w:rPr>
            <w:lang w:val="en-US"/>
          </w:rPr>
          <w:delInstrText xml:space="preserve"> SEQ Figure \* ARABIC </w:delInstrText>
        </w:r>
        <w:r w:rsidRPr="00C36929" w:rsidDel="003E2CF7">
          <w:rPr>
            <w:b w:val="0"/>
            <w:i w:val="0"/>
            <w:iCs w:val="0"/>
            <w:lang w:val="en-US"/>
          </w:rPr>
          <w:fldChar w:fldCharType="separate"/>
        </w:r>
        <w:r w:rsidR="00750E85" w:rsidDel="003E2CF7">
          <w:rPr>
            <w:noProof/>
            <w:lang w:val="en-US"/>
          </w:rPr>
          <w:delText>1</w:delText>
        </w:r>
        <w:r w:rsidR="006835A8" w:rsidDel="003E2CF7">
          <w:rPr>
            <w:noProof/>
            <w:lang w:val="en-US"/>
          </w:rPr>
          <w:delText>9</w:delText>
        </w:r>
        <w:r w:rsidRPr="00C36929" w:rsidDel="003E2CF7">
          <w:rPr>
            <w:b w:val="0"/>
            <w:i w:val="0"/>
            <w:iCs w:val="0"/>
            <w:lang w:val="en-US"/>
          </w:rPr>
          <w:fldChar w:fldCharType="end"/>
        </w:r>
        <w:bookmarkEnd w:id="187"/>
        <w:r w:rsidRPr="00C36929" w:rsidDel="003E2CF7">
          <w:rPr>
            <w:lang w:val="en-US"/>
          </w:rPr>
          <w:delText>.</w:delText>
        </w:r>
        <w:r w:rsidRPr="00C36929" w:rsidDel="003E2CF7">
          <w:rPr>
            <w:lang w:val="en-US"/>
          </w:rPr>
          <w:tab/>
          <w:delText>Interactive plot is not showing</w:delText>
        </w:r>
        <w:bookmarkEnd w:id="188"/>
        <w:r w:rsidRPr="00C36929" w:rsidDel="003E2CF7">
          <w:rPr>
            <w:lang w:val="en-US"/>
          </w:rPr>
          <w:delText xml:space="preserve"> </w:delText>
        </w:r>
      </w:del>
    </w:p>
    <w:p w14:paraId="24777A04" w14:textId="786D4951" w:rsidR="00982DD0" w:rsidRPr="00C36929" w:rsidRDefault="00F11134" w:rsidP="00982DD0">
      <w:pPr>
        <w:pStyle w:val="Text"/>
      </w:pPr>
      <w:r w:rsidRPr="00C36929">
        <w:t>In some cases</w:t>
      </w:r>
      <w:r w:rsidR="00490287" w:rsidRPr="00C36929">
        <w:t>,</w:t>
      </w:r>
      <w:r w:rsidRPr="00C36929">
        <w:t xml:space="preserve"> t</w:t>
      </w:r>
      <w:r w:rsidR="00241EC7" w:rsidRPr="00C36929">
        <w:t xml:space="preserve">he built-in web browser </w:t>
      </w:r>
      <w:r w:rsidR="00490287" w:rsidRPr="00C36929">
        <w:t xml:space="preserve">that </w:t>
      </w:r>
      <w:r w:rsidR="00241EC7" w:rsidRPr="00C36929">
        <w:t>GisSOM relies on</w:t>
      </w:r>
      <w:r w:rsidR="00490287" w:rsidRPr="00C36929">
        <w:t>,</w:t>
      </w:r>
      <w:r w:rsidR="00241EC7" w:rsidRPr="00C36929">
        <w:t xml:space="preserve"> might not display the interactive plot</w:t>
      </w:r>
      <w:del w:id="190" w:author="Hautala Sakari (GTK)" w:date="2021-06-15T09:34:00Z">
        <w:r w:rsidRPr="00C36929" w:rsidDel="00C71D99">
          <w:delText xml:space="preserve"> (</w:delText>
        </w:r>
        <w:r w:rsidR="00A805BE" w:rsidRPr="00C36929" w:rsidDel="00C71D99">
          <w:fldChar w:fldCharType="begin"/>
        </w:r>
        <w:r w:rsidR="00A805BE" w:rsidRPr="00C36929" w:rsidDel="00C71D99">
          <w:delInstrText xml:space="preserve"> REF _Ref45523467 \h </w:delInstrText>
        </w:r>
        <w:r w:rsidR="00A805BE" w:rsidRPr="00C36929" w:rsidDel="00C71D99">
          <w:fldChar w:fldCharType="separate"/>
        </w:r>
        <w:r w:rsidR="00914B9D" w:rsidRPr="00C36929" w:rsidDel="00C71D99">
          <w:delText xml:space="preserve">Figure </w:delText>
        </w:r>
        <w:r w:rsidR="00914B9D" w:rsidDel="00C71D99">
          <w:rPr>
            <w:noProof/>
          </w:rPr>
          <w:delText>1</w:delText>
        </w:r>
        <w:r w:rsidR="00AF219F" w:rsidDel="00C71D99">
          <w:rPr>
            <w:noProof/>
          </w:rPr>
          <w:delText>7</w:delText>
        </w:r>
        <w:r w:rsidR="00A805BE" w:rsidRPr="00C36929" w:rsidDel="00C71D99">
          <w:fldChar w:fldCharType="end"/>
        </w:r>
        <w:r w:rsidRPr="00C36929" w:rsidDel="00C71D99">
          <w:delText>)</w:delText>
        </w:r>
      </w:del>
      <w:r w:rsidR="00241EC7" w:rsidRPr="00C36929">
        <w:t>. In this case you can try to click the “Refresh this page” –button, or</w:t>
      </w:r>
      <w:commentRangeStart w:id="191"/>
      <w:commentRangeStart w:id="192"/>
      <w:r w:rsidR="00241EC7" w:rsidRPr="00C36929">
        <w:t xml:space="preserve"> if this doesn’t work, </w:t>
      </w:r>
      <w:r w:rsidRPr="00C36929">
        <w:t xml:space="preserve">you can </w:t>
      </w:r>
      <w:r w:rsidR="00241EC7" w:rsidRPr="00C36929">
        <w:t>open the plot in a web browser. The interactive plot should work on any up-to-date version of most modern web browsers (Edge, Chrome, Firefox…), and can be opened either by clicking the “Open in web browser”</w:t>
      </w:r>
      <w:r w:rsidRPr="00C36929">
        <w:t>-</w:t>
      </w:r>
      <w:r w:rsidR="00241EC7" w:rsidRPr="00C36929">
        <w:t>button in the bottom of the interactive window, or by manually navigating to the web address “localhost:8050”</w:t>
      </w:r>
      <w:r w:rsidRPr="00C36929">
        <w:t xml:space="preserve"> (</w:t>
      </w:r>
      <w:r w:rsidR="00A805BE" w:rsidRPr="00C36929">
        <w:fldChar w:fldCharType="begin"/>
      </w:r>
      <w:r w:rsidR="00A805BE" w:rsidRPr="00C36929">
        <w:instrText xml:space="preserve"> REF _Ref45523491 \h </w:instrText>
      </w:r>
      <w:r w:rsidR="00A805BE" w:rsidRPr="00C36929">
        <w:fldChar w:fldCharType="separate"/>
      </w:r>
      <w:r w:rsidR="00914B9D" w:rsidRPr="00C36929">
        <w:t xml:space="preserve">Figure </w:t>
      </w:r>
      <w:r w:rsidR="00914B9D">
        <w:rPr>
          <w:noProof/>
        </w:rPr>
        <w:t>1</w:t>
      </w:r>
      <w:r w:rsidR="00AF219F">
        <w:rPr>
          <w:noProof/>
        </w:rPr>
        <w:t>8</w:t>
      </w:r>
      <w:r w:rsidR="00A805BE" w:rsidRPr="00C36929">
        <w:fldChar w:fldCharType="end"/>
      </w:r>
      <w:r w:rsidRPr="00C36929">
        <w:t xml:space="preserve">). The plot will work the same in both the </w:t>
      </w:r>
      <w:r w:rsidRPr="00827065">
        <w:t>GisSOM window and the web browser, where clicking on any SOM cell in the interactive plot will highlight the corresponding cluster on the</w:t>
      </w:r>
      <w:r w:rsidR="00A42AB5" w:rsidRPr="00827065">
        <w:t xml:space="preserve"> main windows’</w:t>
      </w:r>
      <w:r w:rsidRPr="00827065">
        <w:t xml:space="preserve"> </w:t>
      </w:r>
      <w:r w:rsidR="00A42AB5" w:rsidRPr="00827065">
        <w:t xml:space="preserve">interactive </w:t>
      </w:r>
      <w:r w:rsidRPr="00827065">
        <w:t>geospace cluster plot</w:t>
      </w:r>
      <w:r w:rsidR="00A42AB5" w:rsidRPr="00827065">
        <w:t>.</w:t>
      </w:r>
      <w:commentRangeEnd w:id="191"/>
      <w:r w:rsidR="005A6E86" w:rsidRPr="00C36929">
        <w:rPr>
          <w:rStyle w:val="CommentReference"/>
          <w:rFonts w:ascii="Arial" w:hAnsi="Arial" w:cs="Times New Roman"/>
          <w:bCs w:val="0"/>
        </w:rPr>
        <w:commentReference w:id="191"/>
      </w:r>
      <w:commentRangeEnd w:id="192"/>
      <w:r w:rsidR="008B1220">
        <w:rPr>
          <w:rStyle w:val="CommentReference"/>
          <w:rFonts w:ascii="Arial" w:hAnsi="Arial" w:cs="Times New Roman"/>
          <w:bCs w:val="0"/>
          <w:lang w:val="fi-FI"/>
        </w:rPr>
        <w:commentReference w:id="192"/>
      </w:r>
    </w:p>
    <w:p w14:paraId="042A9A92" w14:textId="55167F24" w:rsidR="003E2CF7" w:rsidRPr="00C36929" w:rsidRDefault="00DC5EA9" w:rsidP="00FC3BB8">
      <w:pPr>
        <w:pStyle w:val="Text"/>
      </w:pPr>
      <w:del w:id="193" w:author="Hautala Sakari (GTK)" w:date="2021-06-15T09:07:00Z">
        <w:r w:rsidRPr="00827065" w:rsidDel="003E2CF7">
          <w:br w:type="page"/>
        </w:r>
      </w:del>
    </w:p>
    <w:p w14:paraId="1AAF63D1" w14:textId="5B1864FD" w:rsidR="00982DD0" w:rsidRPr="00827065" w:rsidDel="003E2CF7" w:rsidRDefault="00982DD0" w:rsidP="00FC3BB8">
      <w:pPr>
        <w:pStyle w:val="Text"/>
        <w:rPr>
          <w:del w:id="194" w:author="Hautala Sakari (GTK)" w:date="2021-06-15T09:07:00Z"/>
        </w:rPr>
      </w:pPr>
      <w:del w:id="195" w:author="Hautala Sakari (GTK)" w:date="2021-06-15T09:07:00Z">
        <w:r w:rsidRPr="00423514" w:rsidDel="003E2CF7">
          <w:rPr>
            <w:bCs w:val="0"/>
            <w:noProof/>
            <w:lang w:eastAsia="fi-FI"/>
          </w:rPr>
          <w:drawing>
            <wp:inline distT="0" distB="0" distL="0" distR="0" wp14:anchorId="14BF0981" wp14:editId="51E720BD">
              <wp:extent cx="5895975" cy="2878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5975" cy="2878235"/>
                      </a:xfrm>
                      <a:prstGeom prst="rect">
                        <a:avLst/>
                      </a:prstGeom>
                      <a:noFill/>
                      <a:ln>
                        <a:noFill/>
                      </a:ln>
                    </pic:spPr>
                  </pic:pic>
                </a:graphicData>
              </a:graphic>
            </wp:inline>
          </w:drawing>
        </w:r>
      </w:del>
    </w:p>
    <w:p w14:paraId="30431554" w14:textId="3EC77F01" w:rsidR="00982DD0" w:rsidRPr="00C36929" w:rsidDel="003E2CF7" w:rsidRDefault="00982DD0" w:rsidP="00982DD0">
      <w:pPr>
        <w:pStyle w:val="Caption"/>
        <w:rPr>
          <w:del w:id="196" w:author="Hautala Sakari (GTK)" w:date="2021-06-15T09:07:00Z"/>
          <w:lang w:val="en-US"/>
        </w:rPr>
      </w:pPr>
      <w:bookmarkStart w:id="197" w:name="_Ref45523491"/>
      <w:bookmarkStart w:id="198" w:name="_Toc45634018"/>
      <w:del w:id="199" w:author="Hautala Sakari (GTK)" w:date="2021-06-15T09:07:00Z">
        <w:r w:rsidRPr="00C36929" w:rsidDel="003E2CF7">
          <w:rPr>
            <w:lang w:val="en-US"/>
          </w:rPr>
          <w:delText xml:space="preserve">Figure </w:delText>
        </w:r>
        <w:bookmarkEnd w:id="197"/>
        <w:r w:rsidR="006835A8" w:rsidDel="003E2CF7">
          <w:rPr>
            <w:lang w:val="en-US"/>
          </w:rPr>
          <w:delText>20</w:delText>
        </w:r>
        <w:r w:rsidRPr="00C36929" w:rsidDel="003E2CF7">
          <w:rPr>
            <w:lang w:val="en-US"/>
          </w:rPr>
          <w:delText>.</w:delText>
        </w:r>
        <w:r w:rsidRPr="00C36929" w:rsidDel="003E2CF7">
          <w:rPr>
            <w:lang w:val="en-US"/>
          </w:rPr>
          <w:tab/>
          <w:delText>Interactive plot in web browser</w:delText>
        </w:r>
        <w:bookmarkEnd w:id="198"/>
      </w:del>
    </w:p>
    <w:p w14:paraId="13499B63" w14:textId="77777777" w:rsidR="00982DD0" w:rsidRPr="00C36929" w:rsidRDefault="00982DD0" w:rsidP="00FC3BB8">
      <w:pPr>
        <w:pStyle w:val="Text"/>
      </w:pPr>
    </w:p>
    <w:p w14:paraId="23BD9C94" w14:textId="73AB4F2A" w:rsidR="001C456A" w:rsidRDefault="001C456A">
      <w:pPr>
        <w:spacing w:before="0" w:after="160" w:line="259" w:lineRule="auto"/>
        <w:jc w:val="left"/>
        <w:rPr>
          <w:ins w:id="200" w:author="Hautala Sakari (GTK)" w:date="2021-06-15T09:07:00Z"/>
          <w:rFonts w:ascii="Calibri" w:hAnsi="Calibri" w:cstheme="majorBidi"/>
          <w:bCs/>
          <w:sz w:val="24"/>
          <w:szCs w:val="40"/>
          <w:lang w:val="en-US"/>
        </w:rPr>
      </w:pPr>
    </w:p>
    <w:p w14:paraId="0E08F087" w14:textId="08001EAC" w:rsidR="003E2CF7" w:rsidRDefault="003E2CF7">
      <w:pPr>
        <w:spacing w:before="0" w:after="160" w:line="259" w:lineRule="auto"/>
        <w:jc w:val="left"/>
        <w:rPr>
          <w:ins w:id="201" w:author="Hautala Sakari (GTK)" w:date="2021-06-15T09:07:00Z"/>
          <w:rFonts w:ascii="Calibri" w:hAnsi="Calibri" w:cstheme="majorBidi"/>
          <w:bCs/>
          <w:sz w:val="24"/>
          <w:szCs w:val="40"/>
          <w:lang w:val="en-US"/>
        </w:rPr>
      </w:pPr>
    </w:p>
    <w:p w14:paraId="07A565BC" w14:textId="4D166B2B" w:rsidR="003E2CF7" w:rsidRDefault="003E2CF7">
      <w:pPr>
        <w:spacing w:before="0" w:after="160" w:line="259" w:lineRule="auto"/>
        <w:jc w:val="left"/>
        <w:rPr>
          <w:ins w:id="202" w:author="Hautala Sakari (GTK)" w:date="2021-06-15T09:07:00Z"/>
          <w:rFonts w:ascii="Calibri" w:hAnsi="Calibri" w:cstheme="majorBidi"/>
          <w:bCs/>
          <w:sz w:val="24"/>
          <w:szCs w:val="40"/>
          <w:lang w:val="en-US"/>
        </w:rPr>
      </w:pPr>
    </w:p>
    <w:p w14:paraId="701A27B0" w14:textId="39E8F348" w:rsidR="003E2CF7" w:rsidRDefault="003E2CF7">
      <w:pPr>
        <w:spacing w:before="0" w:after="160" w:line="259" w:lineRule="auto"/>
        <w:jc w:val="left"/>
        <w:rPr>
          <w:ins w:id="203" w:author="Hautala Sakari (GTK)" w:date="2021-06-15T09:07:00Z"/>
          <w:rFonts w:ascii="Calibri" w:hAnsi="Calibri" w:cstheme="majorBidi"/>
          <w:bCs/>
          <w:sz w:val="24"/>
          <w:szCs w:val="40"/>
          <w:lang w:val="en-US"/>
        </w:rPr>
      </w:pPr>
    </w:p>
    <w:p w14:paraId="38C9E334" w14:textId="7EE2757D" w:rsidR="003E2CF7" w:rsidRDefault="003E2CF7">
      <w:pPr>
        <w:spacing w:before="0" w:after="160" w:line="259" w:lineRule="auto"/>
        <w:jc w:val="left"/>
        <w:rPr>
          <w:ins w:id="204" w:author="Hautala Sakari (GTK)" w:date="2021-06-15T09:07:00Z"/>
          <w:rFonts w:ascii="Calibri" w:hAnsi="Calibri" w:cstheme="majorBidi"/>
          <w:bCs/>
          <w:sz w:val="24"/>
          <w:szCs w:val="40"/>
          <w:lang w:val="en-US"/>
        </w:rPr>
      </w:pPr>
    </w:p>
    <w:p w14:paraId="50C24382" w14:textId="6EC9025F" w:rsidR="003E2CF7" w:rsidRDefault="003E2CF7">
      <w:pPr>
        <w:spacing w:before="0" w:after="160" w:line="259" w:lineRule="auto"/>
        <w:jc w:val="left"/>
        <w:rPr>
          <w:ins w:id="205" w:author="Hautala Sakari (GTK)" w:date="2021-06-15T09:07:00Z"/>
          <w:rFonts w:ascii="Calibri" w:hAnsi="Calibri" w:cstheme="majorBidi"/>
          <w:bCs/>
          <w:sz w:val="24"/>
          <w:szCs w:val="40"/>
          <w:lang w:val="en-US"/>
        </w:rPr>
      </w:pPr>
    </w:p>
    <w:p w14:paraId="306CEB40" w14:textId="39D2E9EF" w:rsidR="003E2CF7" w:rsidRDefault="003E2CF7">
      <w:pPr>
        <w:spacing w:before="0" w:after="160" w:line="259" w:lineRule="auto"/>
        <w:jc w:val="left"/>
        <w:rPr>
          <w:ins w:id="206" w:author="Hautala Sakari (GTK)" w:date="2021-06-15T09:07:00Z"/>
          <w:rFonts w:ascii="Calibri" w:hAnsi="Calibri" w:cstheme="majorBidi"/>
          <w:bCs/>
          <w:sz w:val="24"/>
          <w:szCs w:val="40"/>
          <w:lang w:val="en-US"/>
        </w:rPr>
      </w:pPr>
    </w:p>
    <w:p w14:paraId="6B65440C" w14:textId="3750EA5D" w:rsidR="003E2CF7" w:rsidRDefault="003E2CF7">
      <w:pPr>
        <w:spacing w:before="0" w:after="160" w:line="259" w:lineRule="auto"/>
        <w:jc w:val="left"/>
        <w:rPr>
          <w:ins w:id="207" w:author="Hautala Sakari (GTK)" w:date="2021-06-15T09:07:00Z"/>
          <w:rFonts w:ascii="Calibri" w:hAnsi="Calibri" w:cstheme="majorBidi"/>
          <w:bCs/>
          <w:sz w:val="24"/>
          <w:szCs w:val="40"/>
          <w:lang w:val="en-US"/>
        </w:rPr>
      </w:pPr>
    </w:p>
    <w:p w14:paraId="363BC256" w14:textId="77777777" w:rsidR="003E2CF7" w:rsidRPr="00827065" w:rsidRDefault="003E2CF7">
      <w:pPr>
        <w:spacing w:before="0" w:after="160" w:line="259" w:lineRule="auto"/>
        <w:jc w:val="left"/>
        <w:rPr>
          <w:rFonts w:ascii="Calibri" w:hAnsi="Calibri" w:cstheme="majorBidi"/>
          <w:bCs/>
          <w:sz w:val="24"/>
          <w:szCs w:val="40"/>
          <w:lang w:val="en-US"/>
        </w:rPr>
      </w:pPr>
    </w:p>
    <w:p w14:paraId="7E7F4BBD" w14:textId="77777777" w:rsidR="009C1807" w:rsidRPr="00827065" w:rsidRDefault="009C1807" w:rsidP="009C1807">
      <w:pPr>
        <w:pStyle w:val="Heading1"/>
        <w:spacing w:before="240" w:after="0" w:line="259" w:lineRule="auto"/>
        <w:jc w:val="left"/>
        <w:rPr>
          <w:lang w:val="en-US"/>
        </w:rPr>
      </w:pPr>
      <w:bookmarkStart w:id="208" w:name="_Toc64388742"/>
      <w:r w:rsidRPr="00827065">
        <w:rPr>
          <w:lang w:val="en-US"/>
        </w:rPr>
        <w:t>References</w:t>
      </w:r>
      <w:bookmarkEnd w:id="208"/>
    </w:p>
    <w:p w14:paraId="672A4066" w14:textId="612CD679" w:rsidR="003246A6" w:rsidRPr="00827065" w:rsidRDefault="003246A6" w:rsidP="00AF629F">
      <w:pPr>
        <w:spacing w:before="0" w:after="120"/>
        <w:rPr>
          <w:rFonts w:asciiTheme="minorHAnsi" w:hAnsiTheme="minorHAnsi" w:cstheme="minorHAnsi"/>
          <w:sz w:val="24"/>
          <w:szCs w:val="24"/>
          <w:lang w:val="en-US" w:eastAsia="fi-FI"/>
        </w:rPr>
      </w:pPr>
      <w:r w:rsidRPr="00827065">
        <w:rPr>
          <w:rFonts w:asciiTheme="minorHAnsi" w:hAnsiTheme="minorHAnsi" w:cstheme="minorHAnsi"/>
          <w:sz w:val="24"/>
          <w:szCs w:val="24"/>
          <w:lang w:val="en-US" w:eastAsia="fi-FI"/>
        </w:rPr>
        <w:t xml:space="preserve">Davies, D. L., &amp; Bouldin, D. W. (1979). A cluster separation measure. </w:t>
      </w:r>
      <w:r w:rsidRPr="00C36929">
        <w:rPr>
          <w:rFonts w:asciiTheme="minorHAnsi" w:hAnsiTheme="minorHAnsi" w:cstheme="minorHAnsi"/>
          <w:i/>
          <w:sz w:val="24"/>
          <w:szCs w:val="24"/>
          <w:lang w:val="en-US" w:eastAsia="fi-FI"/>
        </w:rPr>
        <w:t>IEEE transactions on pattern analysis and machine intelligence</w:t>
      </w:r>
      <w:r w:rsidRPr="00827065">
        <w:rPr>
          <w:rFonts w:asciiTheme="minorHAnsi" w:hAnsiTheme="minorHAnsi" w:cstheme="minorHAnsi"/>
          <w:sz w:val="24"/>
          <w:szCs w:val="24"/>
          <w:lang w:val="en-US" w:eastAsia="fi-FI"/>
        </w:rPr>
        <w:t>, (2), 224-227.</w:t>
      </w:r>
    </w:p>
    <w:p w14:paraId="748994A2" w14:textId="5CEF2896" w:rsidR="009C1807" w:rsidRPr="00827065" w:rsidRDefault="009677EC" w:rsidP="00AF629F">
      <w:pPr>
        <w:spacing w:before="0" w:after="120"/>
        <w:rPr>
          <w:rFonts w:asciiTheme="minorHAnsi" w:hAnsiTheme="minorHAnsi" w:cstheme="minorHAnsi"/>
          <w:sz w:val="24"/>
          <w:szCs w:val="24"/>
          <w:lang w:val="en-US" w:eastAsia="fi-FI"/>
        </w:rPr>
      </w:pPr>
      <w:r w:rsidRPr="00827065">
        <w:rPr>
          <w:rFonts w:asciiTheme="minorHAnsi" w:hAnsiTheme="minorHAnsi" w:cstheme="minorHAnsi"/>
          <w:sz w:val="24"/>
          <w:szCs w:val="24"/>
          <w:lang w:val="en-US" w:eastAsia="fi-FI"/>
        </w:rPr>
        <w:t>Deliverable 4.11 Appendix 1</w:t>
      </w:r>
      <w:r w:rsidR="009C1807" w:rsidRPr="00827065">
        <w:rPr>
          <w:rFonts w:asciiTheme="minorHAnsi" w:hAnsiTheme="minorHAnsi" w:cstheme="minorHAnsi"/>
          <w:sz w:val="24"/>
          <w:szCs w:val="24"/>
          <w:lang w:val="en-US" w:eastAsia="fi-FI"/>
        </w:rPr>
        <w:t xml:space="preserve">: Technical Specification – </w:t>
      </w:r>
      <w:r w:rsidRPr="00827065">
        <w:rPr>
          <w:rFonts w:asciiTheme="minorHAnsi" w:hAnsiTheme="minorHAnsi" w:cstheme="minorHAnsi"/>
          <w:i/>
          <w:sz w:val="24"/>
          <w:szCs w:val="24"/>
          <w:lang w:val="en-US" w:eastAsia="fi-FI"/>
        </w:rPr>
        <w:t>nextsomcore</w:t>
      </w:r>
    </w:p>
    <w:p w14:paraId="193B1B28" w14:textId="3F66A80F" w:rsidR="00F81AAA" w:rsidRPr="00827065" w:rsidRDefault="00F81AAA" w:rsidP="00AF629F">
      <w:pPr>
        <w:spacing w:before="0" w:after="120"/>
        <w:rPr>
          <w:rFonts w:asciiTheme="minorHAnsi" w:hAnsiTheme="minorHAnsi" w:cstheme="minorHAnsi"/>
          <w:sz w:val="24"/>
          <w:szCs w:val="24"/>
          <w:lang w:val="en-US" w:eastAsia="fi-FI"/>
        </w:rPr>
      </w:pPr>
      <w:r w:rsidRPr="00827065">
        <w:rPr>
          <w:rFonts w:asciiTheme="minorHAnsi" w:hAnsiTheme="minorHAnsi" w:cstheme="minorHAnsi"/>
          <w:sz w:val="24"/>
          <w:szCs w:val="24"/>
          <w:lang w:val="en-US" w:eastAsia="fi-FI"/>
        </w:rPr>
        <w:t xml:space="preserve">Deliverable 4.11 Appendix 2: Technical Specification – </w:t>
      </w:r>
      <w:r w:rsidRPr="00827065">
        <w:rPr>
          <w:rFonts w:asciiTheme="minorHAnsi" w:hAnsiTheme="minorHAnsi" w:cstheme="minorHAnsi"/>
          <w:i/>
          <w:sz w:val="24"/>
          <w:szCs w:val="24"/>
          <w:lang w:val="en-US" w:eastAsia="fi-FI"/>
        </w:rPr>
        <w:t>GisSOM</w:t>
      </w:r>
      <w:r w:rsidRPr="00827065">
        <w:rPr>
          <w:rFonts w:asciiTheme="minorHAnsi" w:hAnsiTheme="minorHAnsi" w:cstheme="minorHAnsi"/>
          <w:sz w:val="24"/>
          <w:szCs w:val="24"/>
          <w:lang w:val="en-US" w:eastAsia="fi-FI"/>
        </w:rPr>
        <w:t>.</w:t>
      </w:r>
    </w:p>
    <w:p w14:paraId="0512F208" w14:textId="77777777" w:rsidR="00AF629F" w:rsidRPr="00827065" w:rsidRDefault="00AF629F" w:rsidP="00AF629F">
      <w:pPr>
        <w:spacing w:before="0" w:after="120"/>
        <w:rPr>
          <w:rFonts w:asciiTheme="minorHAnsi" w:hAnsiTheme="minorHAnsi" w:cstheme="minorHAnsi"/>
          <w:sz w:val="24"/>
          <w:szCs w:val="24"/>
          <w:lang w:val="en-US" w:eastAsia="fi-FI"/>
        </w:rPr>
      </w:pPr>
      <w:r w:rsidRPr="00827065">
        <w:rPr>
          <w:rFonts w:asciiTheme="minorHAnsi" w:hAnsiTheme="minorHAnsi" w:cstheme="minorHAnsi"/>
          <w:sz w:val="24"/>
          <w:szCs w:val="24"/>
          <w:lang w:val="en-US" w:eastAsia="fi-FI"/>
        </w:rPr>
        <w:t>Deliverable 4.12: SOM tool for advangeo® (under preparation, due in M18)</w:t>
      </w:r>
    </w:p>
    <w:p w14:paraId="42DBCC09" w14:textId="77777777" w:rsidR="00AF629F" w:rsidRPr="00827065" w:rsidRDefault="00AF629F" w:rsidP="00AF629F">
      <w:pPr>
        <w:spacing w:before="0" w:after="120"/>
        <w:rPr>
          <w:rFonts w:asciiTheme="minorHAnsi" w:hAnsiTheme="minorHAnsi" w:cstheme="minorHAnsi"/>
          <w:sz w:val="24"/>
          <w:szCs w:val="24"/>
          <w:lang w:val="en-US" w:eastAsia="fi-FI"/>
        </w:rPr>
      </w:pPr>
      <w:r w:rsidRPr="00827065">
        <w:rPr>
          <w:rFonts w:asciiTheme="minorHAnsi" w:hAnsiTheme="minorHAnsi" w:cstheme="minorHAnsi"/>
          <w:sz w:val="24"/>
          <w:szCs w:val="24"/>
          <w:lang w:val="en-US" w:eastAsia="fi-FI"/>
        </w:rPr>
        <w:t>Deliverable 4.13: SOM tool for ArcGIS (under preparation, due in M18)</w:t>
      </w:r>
    </w:p>
    <w:p w14:paraId="07CDD55F" w14:textId="212DD07E" w:rsidR="009C1807" w:rsidRPr="00C36929" w:rsidRDefault="009C1807" w:rsidP="00AF629F">
      <w:pPr>
        <w:spacing w:before="0" w:after="120"/>
        <w:rPr>
          <w:rFonts w:asciiTheme="minorHAnsi" w:hAnsiTheme="minorHAnsi" w:cstheme="minorHAnsi"/>
          <w:sz w:val="24"/>
          <w:szCs w:val="24"/>
          <w:lang w:val="en-US"/>
        </w:rPr>
      </w:pPr>
      <w:r w:rsidRPr="00827065">
        <w:rPr>
          <w:rFonts w:asciiTheme="minorHAnsi" w:hAnsiTheme="minorHAnsi" w:cstheme="minorHAnsi"/>
          <w:sz w:val="24"/>
          <w:szCs w:val="24"/>
          <w:lang w:val="en-US" w:eastAsia="fi-FI"/>
        </w:rPr>
        <w:t xml:space="preserve">Kohonen T., 2001. Self-organizing maps, </w:t>
      </w:r>
      <w:r w:rsidRPr="00C36929">
        <w:rPr>
          <w:rFonts w:asciiTheme="minorHAnsi" w:hAnsiTheme="minorHAnsi" w:cstheme="minorHAnsi"/>
          <w:sz w:val="24"/>
          <w:szCs w:val="24"/>
          <w:lang w:val="en-US"/>
        </w:rPr>
        <w:t xml:space="preserve">Third Extended Edition, </w:t>
      </w:r>
      <w:r w:rsidRPr="00C36929">
        <w:rPr>
          <w:rFonts w:asciiTheme="minorHAnsi" w:hAnsiTheme="minorHAnsi" w:cstheme="minorHAnsi"/>
          <w:i/>
          <w:sz w:val="24"/>
          <w:szCs w:val="24"/>
          <w:lang w:val="en-US"/>
        </w:rPr>
        <w:t>Springer Series in Information Sciences</w:t>
      </w:r>
      <w:r w:rsidRPr="00C36929">
        <w:rPr>
          <w:rFonts w:asciiTheme="minorHAnsi" w:hAnsiTheme="minorHAnsi" w:cstheme="minorHAnsi"/>
          <w:sz w:val="24"/>
          <w:szCs w:val="24"/>
          <w:lang w:val="en-US"/>
        </w:rPr>
        <w:t>, 30.</w:t>
      </w:r>
      <w:bookmarkEnd w:id="8"/>
      <w:bookmarkEnd w:id="9"/>
    </w:p>
    <w:p w14:paraId="38892A8F" w14:textId="2D01BD3A" w:rsidR="003246A6" w:rsidRPr="00827065" w:rsidRDefault="003246A6" w:rsidP="00AF629F">
      <w:pPr>
        <w:spacing w:before="0" w:after="120"/>
        <w:rPr>
          <w:rFonts w:asciiTheme="minorHAnsi" w:hAnsiTheme="minorHAnsi" w:cstheme="minorHAnsi"/>
          <w:sz w:val="24"/>
          <w:szCs w:val="24"/>
          <w:lang w:val="en-US" w:eastAsia="fi-FI"/>
        </w:rPr>
      </w:pPr>
      <w:r w:rsidRPr="00C36929">
        <w:rPr>
          <w:rFonts w:asciiTheme="minorHAnsi" w:hAnsiTheme="minorHAnsi" w:cstheme="minorHAnsi"/>
          <w:sz w:val="24"/>
          <w:szCs w:val="24"/>
          <w:lang w:val="en-US"/>
        </w:rPr>
        <w:t xml:space="preserve">Wittek, P, Gao, S. C., Lim, I. S., Zhao, L. (2017). Somoclu: An Efficient Parallel Library for Self-Organizing Maps. </w:t>
      </w:r>
      <w:r w:rsidRPr="00C36929">
        <w:rPr>
          <w:rFonts w:asciiTheme="minorHAnsi" w:hAnsiTheme="minorHAnsi" w:cstheme="minorHAnsi"/>
          <w:i/>
          <w:sz w:val="24"/>
          <w:szCs w:val="24"/>
          <w:lang w:val="en-US"/>
        </w:rPr>
        <w:t>Journal of Statistical Software</w:t>
      </w:r>
      <w:r w:rsidRPr="00C36929">
        <w:rPr>
          <w:rFonts w:asciiTheme="minorHAnsi" w:hAnsiTheme="minorHAnsi" w:cstheme="minorHAnsi"/>
          <w:sz w:val="24"/>
          <w:szCs w:val="24"/>
          <w:lang w:val="en-US"/>
        </w:rPr>
        <w:t>, 78(9), 1-21.</w:t>
      </w:r>
    </w:p>
    <w:sectPr w:rsidR="003246A6" w:rsidRPr="00827065" w:rsidSect="0029605B">
      <w:headerReference w:type="default" r:id="rId41"/>
      <w:footerReference w:type="even" r:id="rId42"/>
      <w:footerReference w:type="default" r:id="rId43"/>
      <w:headerReference w:type="first" r:id="rId44"/>
      <w:pgSz w:w="11906" w:h="16838"/>
      <w:pgMar w:top="1634" w:right="1134" w:bottom="1417"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Hautala Sakari (GTK)" w:date="2020-11-02T15:44:00Z" w:initials="HS(">
    <w:p w14:paraId="7EB29AB6" w14:textId="6ECD7FEA" w:rsidR="003A3477" w:rsidRPr="00E76B74" w:rsidRDefault="003A3477">
      <w:pPr>
        <w:pStyle w:val="CommentText"/>
      </w:pPr>
      <w:r>
        <w:rPr>
          <w:rStyle w:val="CommentReference"/>
        </w:rPr>
        <w:annotationRef/>
      </w:r>
      <w:r w:rsidRPr="00E76B74">
        <w:t>Pitäskö tätä muotoilla uusik</w:t>
      </w:r>
      <w:r>
        <w:t>si tai tähdentää jotenkin?</w:t>
      </w:r>
    </w:p>
  </w:comment>
  <w:comment w:id="20" w:author="Torppa Johanna (GTK)" w:date="2020-11-20T15:17:00Z" w:initials="TJ(">
    <w:p w14:paraId="77DA2D4A" w14:textId="63506FE6" w:rsidR="00942C8E" w:rsidRDefault="00942C8E">
      <w:pPr>
        <w:pStyle w:val="CommentText"/>
      </w:pPr>
      <w:r>
        <w:rPr>
          <w:rStyle w:val="CommentReference"/>
        </w:rPr>
        <w:annotationRef/>
      </w:r>
      <w:r>
        <w:t>Voisi sanoa mitä erikoismerkkejä saa olla, tai jos ei saa olla mitään. Saako olla esim ”_” tai ”-”? Ja mistä erikoismerkeistä tulee error ja mitkä saa olla, mutta ei tulostu outputtiin.</w:t>
      </w:r>
    </w:p>
  </w:comment>
  <w:comment w:id="25" w:author="Torppa Johanna (GTK)" w:date="2020-11-20T15:23:00Z" w:initials="TJ(">
    <w:p w14:paraId="7C33D078" w14:textId="3D0C5884" w:rsidR="00942C8E" w:rsidRPr="00942C8E" w:rsidRDefault="00942C8E">
      <w:pPr>
        <w:pStyle w:val="CommentText"/>
        <w:rPr>
          <w:lang w:val="en-US"/>
        </w:rPr>
      </w:pPr>
      <w:r>
        <w:rPr>
          <w:rStyle w:val="CommentReference"/>
        </w:rPr>
        <w:annotationRef/>
      </w:r>
      <w:r w:rsidRPr="00942C8E">
        <w:rPr>
          <w:lang w:val="en-US"/>
        </w:rPr>
        <w:t>Create a n</w:t>
      </w:r>
      <w:r>
        <w:rPr>
          <w:lang w:val="en-US"/>
        </w:rPr>
        <w:t>ew image with sampling points as dots, not necessarily in rows and columns as well.</w:t>
      </w:r>
    </w:p>
  </w:comment>
  <w:comment w:id="64" w:author="Madetoja Jaakko" w:date="2020-04-03T10:48:00Z" w:initials="MJ">
    <w:p w14:paraId="1F7185F7" w14:textId="52246EDD" w:rsidR="003A3477" w:rsidRPr="006A789A" w:rsidRDefault="003A3477" w:rsidP="000C0725">
      <w:pPr>
        <w:pStyle w:val="CommentText"/>
        <w:rPr>
          <w:lang w:val="en-US"/>
        </w:rPr>
      </w:pPr>
      <w:r>
        <w:rPr>
          <w:rStyle w:val="CommentReference"/>
        </w:rPr>
        <w:annotationRef/>
      </w:r>
      <w:r w:rsidRPr="00F005E4">
        <w:rPr>
          <w:lang w:val="en-US"/>
        </w:rPr>
        <w:t xml:space="preserve">I actually can’t fully confirm that this is the case (opposed to taking random values </w:t>
      </w:r>
      <w:r>
        <w:rPr>
          <w:lang w:val="en-US"/>
        </w:rPr>
        <w:t>between min and max), but all the articles I’ve read use this as well as one comment made by Wittek. I tried looking at the code, but couldn’t find anything random relating to this…</w:t>
      </w:r>
    </w:p>
  </w:comment>
  <w:comment w:id="191" w:author="Madetoja Jaakko" w:date="2020-07-13T09:19:00Z" w:initials="MJ">
    <w:p w14:paraId="5EE94716" w14:textId="4353A4A9" w:rsidR="003A3477" w:rsidRDefault="003A3477">
      <w:pPr>
        <w:pStyle w:val="CommentText"/>
        <w:rPr>
          <w:lang w:val="en-US"/>
        </w:rPr>
      </w:pPr>
      <w:r>
        <w:rPr>
          <w:rStyle w:val="CommentReference"/>
        </w:rPr>
        <w:annotationRef/>
      </w:r>
      <w:r w:rsidRPr="005A6E86">
        <w:rPr>
          <w:lang w:val="en-US"/>
        </w:rPr>
        <w:t xml:space="preserve">To-do: My version does not have that open in web browser –button anymore. </w:t>
      </w:r>
      <w:r>
        <w:rPr>
          <w:lang w:val="en-US"/>
        </w:rPr>
        <w:t>Also when I try to open this is firefox or chrome, I can only see the SOM space and it’s distrorted. Edge doesn’t open it at all. Remove this text, if it doesn’t apply anymore and change the figures accordingly. Also, we have 4 figures on the interactive plot; maybe less is better. Could delete those two error-figures and just explain the things in text.</w:t>
      </w:r>
    </w:p>
    <w:p w14:paraId="0CDF8FC5" w14:textId="77777777" w:rsidR="003A3477" w:rsidRDefault="003A3477">
      <w:pPr>
        <w:pStyle w:val="CommentText"/>
        <w:rPr>
          <w:lang w:val="en-US"/>
        </w:rPr>
      </w:pPr>
    </w:p>
    <w:p w14:paraId="18367C6B" w14:textId="185CC381" w:rsidR="003A3477" w:rsidRPr="005A6E86" w:rsidRDefault="003A3477">
      <w:pPr>
        <w:pStyle w:val="CommentText"/>
        <w:rPr>
          <w:lang w:val="en-US"/>
        </w:rPr>
      </w:pPr>
      <w:r>
        <w:rPr>
          <w:lang w:val="en-US"/>
        </w:rPr>
        <w:t>Also, I noticed that it seems to be impossible to get the original interactive geospace plot once the user has clicked one cluster.</w:t>
      </w:r>
    </w:p>
  </w:comment>
  <w:comment w:id="192" w:author="Hautala Sakari (GTK) [2]" w:date="2020-07-27T15:27:00Z" w:initials="HS">
    <w:p w14:paraId="0B33E66F" w14:textId="0763711D" w:rsidR="003A3477" w:rsidRPr="008B1220" w:rsidRDefault="003A3477">
      <w:pPr>
        <w:pStyle w:val="CommentText"/>
        <w:rPr>
          <w:lang w:val="en-US"/>
        </w:rPr>
      </w:pPr>
      <w:r>
        <w:rPr>
          <w:rStyle w:val="CommentReference"/>
        </w:rPr>
        <w:annotationRef/>
      </w:r>
      <w:r w:rsidRPr="008B1220">
        <w:rPr>
          <w:lang w:val="en-US"/>
        </w:rPr>
        <w:t>Yes, maybe it would be better to delete the two error-figures.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B29AB6" w15:done="0"/>
  <w15:commentEx w15:paraId="77DA2D4A" w15:paraIdParent="7EB29AB6" w15:done="0"/>
  <w15:commentEx w15:paraId="7C33D078" w15:done="0"/>
  <w15:commentEx w15:paraId="1F7185F7" w15:done="0"/>
  <w15:commentEx w15:paraId="18367C6B" w15:done="0"/>
  <w15:commentEx w15:paraId="0B33E66F" w15:paraIdParent="18367C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B29AB6" w16cid:durableId="234AA7F1"/>
  <w16cid:commentId w16cid:paraId="77DA2D4A" w16cid:durableId="23625CA4"/>
  <w16cid:commentId w16cid:paraId="7C33D078" w16cid:durableId="23625DF0"/>
  <w16cid:commentId w16cid:paraId="1F7185F7" w16cid:durableId="234AA5F7"/>
  <w16cid:commentId w16cid:paraId="18367C6B" w16cid:durableId="234AA5FE"/>
  <w16cid:commentId w16cid:paraId="0B33E66F" w16cid:durableId="234AA5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22822" w14:textId="77777777" w:rsidR="003A3477" w:rsidRDefault="003A3477" w:rsidP="003E1ED1">
      <w:pPr>
        <w:spacing w:before="0"/>
      </w:pPr>
      <w:r>
        <w:separator/>
      </w:r>
    </w:p>
  </w:endnote>
  <w:endnote w:type="continuationSeparator" w:id="0">
    <w:p w14:paraId="66169A74" w14:textId="77777777" w:rsidR="003A3477" w:rsidRDefault="003A3477" w:rsidP="003E1E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A8329" w14:textId="77777777" w:rsidR="003A3477" w:rsidRPr="006D7103" w:rsidRDefault="003A3477">
    <w:pPr>
      <w:pStyle w:val="Footer"/>
      <w:jc w:val="center"/>
      <w:rPr>
        <w:rFonts w:ascii="Times New Roman" w:hAnsi="Times New Roman"/>
        <w:lang w:val="en-US"/>
      </w:rPr>
    </w:pPr>
    <w:r w:rsidRPr="006D7103">
      <w:rPr>
        <w:rFonts w:ascii="Times New Roman" w:hAnsi="Times New Roman"/>
        <w:lang w:val="en-US"/>
      </w:rPr>
      <w:t>NEXT WP1. COORDINATION. Deliverable 1.1. Kick-off meeting, M1</w:t>
    </w:r>
    <w:r w:rsidRPr="006D7103">
      <w:rPr>
        <w:rFonts w:ascii="Times New Roman" w:hAnsi="Times New Roman"/>
        <w:lang w:val="en-US"/>
      </w:rPr>
      <w:tab/>
    </w:r>
    <w:sdt>
      <w:sdtPr>
        <w:rPr>
          <w:rFonts w:ascii="Times New Roman" w:hAnsi="Times New Roman"/>
        </w:rPr>
        <w:id w:val="946577756"/>
        <w:docPartObj>
          <w:docPartGallery w:val="Page Numbers (Bottom of Page)"/>
          <w:docPartUnique/>
        </w:docPartObj>
      </w:sdtPr>
      <w:sdtEndPr>
        <w:rPr>
          <w:noProof/>
        </w:rPr>
      </w:sdtEndPr>
      <w:sdtContent>
        <w:r w:rsidRPr="006D7103">
          <w:rPr>
            <w:rFonts w:ascii="Times New Roman" w:hAnsi="Times New Roman"/>
          </w:rPr>
          <w:fldChar w:fldCharType="begin"/>
        </w:r>
        <w:r w:rsidRPr="006D7103">
          <w:rPr>
            <w:rFonts w:ascii="Times New Roman" w:hAnsi="Times New Roman"/>
            <w:lang w:val="en-US"/>
          </w:rPr>
          <w:instrText xml:space="preserve"> PAGE   \* MERGEFORMAT </w:instrText>
        </w:r>
        <w:r w:rsidRPr="006D7103">
          <w:rPr>
            <w:rFonts w:ascii="Times New Roman" w:hAnsi="Times New Roman"/>
          </w:rPr>
          <w:fldChar w:fldCharType="separate"/>
        </w:r>
        <w:r>
          <w:rPr>
            <w:rFonts w:ascii="Times New Roman" w:hAnsi="Times New Roman"/>
            <w:noProof/>
            <w:lang w:val="en-US"/>
          </w:rPr>
          <w:t>6</w:t>
        </w:r>
        <w:r w:rsidRPr="006D7103">
          <w:rPr>
            <w:rFonts w:ascii="Times New Roman" w:hAnsi="Times New Roman"/>
            <w:noProof/>
          </w:rPr>
          <w:fldChar w:fldCharType="end"/>
        </w:r>
      </w:sdtContent>
    </w:sdt>
  </w:p>
  <w:p w14:paraId="6B467D4E" w14:textId="77777777" w:rsidR="003A3477" w:rsidRPr="006D7103" w:rsidRDefault="003A3477" w:rsidP="00FA67FE">
    <w:pPr>
      <w:pStyle w:val="Footer"/>
      <w:rPr>
        <w:rFonts w:asciiTheme="majorBidi" w:hAnsiTheme="majorBidi" w:cstheme="majorBidi"/>
        <w:b/>
        <w:color w:val="77943E"/>
        <w:szCs w:val="1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52835" w14:textId="6B48FF2D" w:rsidR="003A3477" w:rsidRPr="0062273E" w:rsidRDefault="0032701B" w:rsidP="00091ED2">
    <w:pPr>
      <w:pStyle w:val="Footer"/>
      <w:tabs>
        <w:tab w:val="clear" w:pos="5103"/>
        <w:tab w:val="clear" w:pos="9072"/>
        <w:tab w:val="right" w:pos="9638"/>
      </w:tabs>
      <w:rPr>
        <w:rFonts w:asciiTheme="majorHAnsi" w:hAnsiTheme="majorHAnsi" w:cstheme="majorHAnsi"/>
        <w:color w:val="14A082"/>
        <w:sz w:val="22"/>
        <w:lang w:val="en-US"/>
      </w:rPr>
    </w:pPr>
    <w:sdt>
      <w:sdtPr>
        <w:rPr>
          <w:rFonts w:asciiTheme="majorHAnsi" w:hAnsiTheme="majorHAnsi" w:cstheme="majorHAnsi"/>
          <w:color w:val="14A082"/>
          <w:sz w:val="22"/>
        </w:rPr>
        <w:id w:val="-1500730474"/>
        <w:docPartObj>
          <w:docPartGallery w:val="Page Numbers (Bottom of Page)"/>
          <w:docPartUnique/>
        </w:docPartObj>
      </w:sdtPr>
      <w:sdtEndPr>
        <w:rPr>
          <w:noProof/>
        </w:rPr>
      </w:sdtEndPr>
      <w:sdtContent>
        <w:r w:rsidR="003A3477" w:rsidRPr="0062273E">
          <w:rPr>
            <w:rFonts w:asciiTheme="majorHAnsi" w:hAnsiTheme="majorHAnsi" w:cstheme="majorHAnsi"/>
            <w:color w:val="14A082"/>
            <w:sz w:val="22"/>
            <w:lang w:val="en-US"/>
          </w:rPr>
          <w:tab/>
        </w:r>
        <w:r w:rsidR="003A3477" w:rsidRPr="0062273E">
          <w:rPr>
            <w:rFonts w:asciiTheme="majorHAnsi" w:hAnsiTheme="majorHAnsi" w:cstheme="majorHAnsi"/>
            <w:color w:val="14A082"/>
            <w:sz w:val="22"/>
          </w:rPr>
          <w:fldChar w:fldCharType="begin"/>
        </w:r>
        <w:r w:rsidR="003A3477" w:rsidRPr="0062273E">
          <w:rPr>
            <w:rFonts w:asciiTheme="majorHAnsi" w:hAnsiTheme="majorHAnsi" w:cstheme="majorHAnsi"/>
            <w:color w:val="14A082"/>
            <w:sz w:val="22"/>
            <w:lang w:val="en-US"/>
          </w:rPr>
          <w:instrText xml:space="preserve"> PAGE   \* MERGEFORMAT </w:instrText>
        </w:r>
        <w:r w:rsidR="003A3477" w:rsidRPr="0062273E">
          <w:rPr>
            <w:rFonts w:asciiTheme="majorHAnsi" w:hAnsiTheme="majorHAnsi" w:cstheme="majorHAnsi"/>
            <w:color w:val="14A082"/>
            <w:sz w:val="22"/>
          </w:rPr>
          <w:fldChar w:fldCharType="separate"/>
        </w:r>
        <w:r w:rsidR="003A3477">
          <w:rPr>
            <w:rFonts w:asciiTheme="majorHAnsi" w:hAnsiTheme="majorHAnsi" w:cstheme="majorHAnsi"/>
            <w:noProof/>
            <w:color w:val="14A082"/>
            <w:sz w:val="22"/>
            <w:lang w:val="en-US"/>
          </w:rPr>
          <w:t>18</w:t>
        </w:r>
        <w:r w:rsidR="003A3477" w:rsidRPr="0062273E">
          <w:rPr>
            <w:rFonts w:asciiTheme="majorHAnsi" w:hAnsiTheme="majorHAnsi" w:cstheme="majorHAnsi"/>
            <w:noProof/>
            <w:color w:val="14A082"/>
            <w:sz w:val="22"/>
          </w:rPr>
          <w:fldChar w:fldCharType="end"/>
        </w:r>
      </w:sdtContent>
    </w:sdt>
  </w:p>
  <w:p w14:paraId="1DC43E57" w14:textId="77777777" w:rsidR="003A3477" w:rsidRPr="0062273E" w:rsidRDefault="003A3477">
    <w:pPr>
      <w:pStyle w:val="Footer"/>
      <w:rPr>
        <w:rFonts w:asciiTheme="majorHAnsi" w:hAnsiTheme="majorHAnsi" w:cstheme="majorHAnsi"/>
        <w:color w:val="14A082"/>
        <w:sz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6C85A" w14:textId="77777777" w:rsidR="003A3477" w:rsidRDefault="003A3477" w:rsidP="003E1ED1">
      <w:pPr>
        <w:spacing w:before="0"/>
      </w:pPr>
      <w:r>
        <w:separator/>
      </w:r>
    </w:p>
  </w:footnote>
  <w:footnote w:type="continuationSeparator" w:id="0">
    <w:p w14:paraId="1317C4DC" w14:textId="77777777" w:rsidR="003A3477" w:rsidRDefault="003A3477" w:rsidP="003E1ED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73687" w14:textId="4FDF35A6" w:rsidR="003A3477" w:rsidRPr="003E1ED1" w:rsidRDefault="003A3477">
    <w:pPr>
      <w:pStyle w:val="Header"/>
      <w:pBdr>
        <w:bottom w:val="none" w:sz="0" w:space="0" w:color="auto"/>
      </w:pBd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9EF01" w14:textId="308ED0D3" w:rsidR="003A3477" w:rsidRPr="00481AB1" w:rsidRDefault="003A3477" w:rsidP="00FA67FE">
    <w:pPr>
      <w:pStyle w:val="Footer"/>
      <w:pBdr>
        <w:top w:val="none" w:sz="0" w:space="0" w:color="auto"/>
      </w:pBdr>
      <w:rPr>
        <w:sz w:val="2"/>
        <w:szCs w:val="2"/>
        <w:lang w:val="en-GB"/>
      </w:rPr>
    </w:pPr>
    <w:r>
      <w:rPr>
        <w:noProof/>
        <w:lang w:eastAsia="fi-FI"/>
      </w:rPr>
      <w:drawing>
        <wp:anchor distT="0" distB="0" distL="114300" distR="114300" simplePos="0" relativeHeight="251670528" behindDoc="0" locked="0" layoutInCell="1" allowOverlap="1" wp14:anchorId="075AB05A" wp14:editId="28DCB279">
          <wp:simplePos x="0" y="0"/>
          <wp:positionH relativeFrom="margin">
            <wp:posOffset>-247650</wp:posOffset>
          </wp:positionH>
          <wp:positionV relativeFrom="paragraph">
            <wp:posOffset>42545</wp:posOffset>
          </wp:positionV>
          <wp:extent cx="1828800" cy="420322"/>
          <wp:effectExtent l="0" t="0" r="0" b="0"/>
          <wp:wrapNone/>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0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2D2E7" w14:textId="1FCDADBC" w:rsidR="003A3477" w:rsidRDefault="003A3477" w:rsidP="00E07884">
    <w:pPr>
      <w:pStyle w:val="NormalWeb"/>
      <w:spacing w:before="0" w:beforeAutospacing="0" w:after="0" w:afterAutospacing="0"/>
      <w:ind w:left="1560"/>
      <w:rPr>
        <w:rFonts w:asciiTheme="minorHAnsi" w:hAnsi="Calibri" w:cstheme="minorBidi"/>
        <w:color w:val="000000" w:themeColor="text1"/>
        <w:kern w:val="24"/>
        <w:sz w:val="18"/>
        <w:szCs w:val="18"/>
      </w:rPr>
    </w:pPr>
    <w:r w:rsidRPr="0029605B">
      <w:rPr>
        <w:rFonts w:asciiTheme="minorHAnsi" w:hAnsiTheme="minorHAnsi" w:cstheme="minorHAnsi"/>
        <w:noProof/>
        <w:lang w:val="fi-FI" w:eastAsia="fi-FI"/>
      </w:rPr>
      <w:drawing>
        <wp:anchor distT="0" distB="0" distL="114300" distR="114300" simplePos="0" relativeHeight="251671552" behindDoc="0" locked="0" layoutInCell="1" allowOverlap="1" wp14:anchorId="78EC84C1" wp14:editId="3698D37A">
          <wp:simplePos x="0" y="0"/>
          <wp:positionH relativeFrom="column">
            <wp:posOffset>4998720</wp:posOffset>
          </wp:positionH>
          <wp:positionV relativeFrom="paragraph">
            <wp:posOffset>106680</wp:posOffset>
          </wp:positionV>
          <wp:extent cx="1299845" cy="447675"/>
          <wp:effectExtent l="0" t="0" r="0" b="9525"/>
          <wp:wrapThrough wrapText="bothSides">
            <wp:wrapPolygon edited="0">
              <wp:start x="4115" y="0"/>
              <wp:lineTo x="2849" y="1838"/>
              <wp:lineTo x="2532" y="14706"/>
              <wp:lineTo x="950" y="21140"/>
              <wp:lineTo x="8864" y="21140"/>
              <wp:lineTo x="21210" y="18383"/>
              <wp:lineTo x="21210" y="6434"/>
              <wp:lineTo x="18361" y="3677"/>
              <wp:lineTo x="6015" y="0"/>
              <wp:lineTo x="4115"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T_Logo_4c_WithClai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99845" cy="447675"/>
                  </a:xfrm>
                  <a:prstGeom prst="rect">
                    <a:avLst/>
                  </a:prstGeom>
                </pic:spPr>
              </pic:pic>
            </a:graphicData>
          </a:graphic>
          <wp14:sizeRelH relativeFrom="page">
            <wp14:pctWidth>0</wp14:pctWidth>
          </wp14:sizeRelH>
          <wp14:sizeRelV relativeFrom="page">
            <wp14:pctHeight>0</wp14:pctHeight>
          </wp14:sizeRelV>
        </wp:anchor>
      </w:drawing>
    </w:r>
  </w:p>
  <w:p w14:paraId="6E01C414" w14:textId="451D4C2B" w:rsidR="003A3477" w:rsidRPr="00D37A48" w:rsidRDefault="003A3477" w:rsidP="00DB3C80">
    <w:pPr>
      <w:pStyle w:val="NormalWeb"/>
      <w:spacing w:before="0" w:beforeAutospacing="0" w:after="0" w:afterAutospacing="0"/>
      <w:ind w:left="2127" w:right="1841"/>
      <w:jc w:val="both"/>
      <w:rPr>
        <w:rFonts w:ascii="Calibri" w:hAnsi="Calibri" w:cs="Calibri"/>
        <w:color w:val="0C4DA2"/>
        <w:kern w:val="24"/>
        <w:sz w:val="20"/>
        <w:szCs w:val="20"/>
      </w:rPr>
    </w:pPr>
    <w:r>
      <w:rPr>
        <w:rFonts w:ascii="Calibri" w:hAnsi="Calibri" w:cs="Calibri"/>
        <w:color w:val="0C4DA2"/>
        <w:kern w:val="24"/>
        <w:sz w:val="20"/>
        <w:szCs w:val="20"/>
      </w:rPr>
      <w:t>The NEXT</w:t>
    </w:r>
    <w:r w:rsidRPr="00D37A48">
      <w:rPr>
        <w:rFonts w:ascii="Calibri" w:hAnsi="Calibri" w:cs="Calibri"/>
        <w:color w:val="0C4DA2"/>
        <w:kern w:val="24"/>
        <w:sz w:val="20"/>
        <w:szCs w:val="20"/>
      </w:rPr>
      <w:t xml:space="preserve"> project has received funding from the European Union’s Horizon 2020 research and innovation programme under Grant Agreement No. 776804 — H2020-SC5-2017</w:t>
    </w:r>
    <w:r w:rsidRPr="00D37A48">
      <w:rPr>
        <w:rFonts w:ascii="Calibri" w:hAnsi="Calibri" w:cs="Calibri"/>
        <w:i/>
        <w:color w:val="0C4DA2"/>
        <w:sz w:val="20"/>
        <w:szCs w:val="20"/>
        <w:lang w:val="en-US"/>
      </w:rPr>
      <w:t>.</w:t>
    </w:r>
  </w:p>
  <w:p w14:paraId="54CC1D23" w14:textId="77777777" w:rsidR="003A3477" w:rsidRDefault="003A3477" w:rsidP="00DA1DB5">
    <w:pPr>
      <w:pStyle w:val="Header"/>
      <w:pBdr>
        <w:bottom w:val="none" w:sz="0" w:space="0" w:color="auto"/>
      </w:pBdr>
      <w:tabs>
        <w:tab w:val="clear" w:pos="3969"/>
        <w:tab w:val="left" w:pos="6804"/>
      </w:tabs>
      <w:jc w:val="lef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64D66"/>
    <w:multiLevelType w:val="hybridMultilevel"/>
    <w:tmpl w:val="F398D7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6853BB"/>
    <w:multiLevelType w:val="hybridMultilevel"/>
    <w:tmpl w:val="5BBC9A20"/>
    <w:lvl w:ilvl="0" w:tplc="6B9A81F0">
      <w:start w:val="6"/>
      <w:numFmt w:val="bullet"/>
      <w:lvlText w:val=""/>
      <w:lvlJc w:val="left"/>
      <w:pPr>
        <w:ind w:left="720" w:hanging="360"/>
      </w:pPr>
      <w:rPr>
        <w:rFonts w:ascii="Wingdings" w:eastAsiaTheme="minorHAnsi" w:hAnsi="Wingdings" w:cs="Courier New" w:hint="default"/>
        <w:color w:val="000000" w:themeColor="text1"/>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5C213F9"/>
    <w:multiLevelType w:val="multilevel"/>
    <w:tmpl w:val="E6366656"/>
    <w:lvl w:ilvl="0">
      <w:start w:val="1"/>
      <w:numFmt w:val="decimal"/>
      <w:pStyle w:val="DMTAufzhlu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64421AD"/>
    <w:multiLevelType w:val="hybridMultilevel"/>
    <w:tmpl w:val="58DE92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4E5AAC"/>
    <w:multiLevelType w:val="hybridMultilevel"/>
    <w:tmpl w:val="8D822E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5D1265"/>
    <w:multiLevelType w:val="hybridMultilevel"/>
    <w:tmpl w:val="AED6D896"/>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0B752D7C"/>
    <w:multiLevelType w:val="multilevel"/>
    <w:tmpl w:val="2A5EE59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D884836"/>
    <w:multiLevelType w:val="hybridMultilevel"/>
    <w:tmpl w:val="57C44C0A"/>
    <w:lvl w:ilvl="0" w:tplc="EDCC4C58">
      <w:start w:val="11"/>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0F1673EB"/>
    <w:multiLevelType w:val="hybridMultilevel"/>
    <w:tmpl w:val="AE2078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68C308A"/>
    <w:multiLevelType w:val="multilevel"/>
    <w:tmpl w:val="B8E84AC4"/>
    <w:lvl w:ilvl="0">
      <w:start w:val="1"/>
      <w:numFmt w:val="bullet"/>
      <w:pStyle w:val="Bulletlist"/>
      <w:lvlText w:val="■"/>
      <w:lvlJc w:val="left"/>
      <w:pPr>
        <w:ind w:left="644" w:hanging="360"/>
      </w:pPr>
      <w:rPr>
        <w:rFonts w:ascii="Arial" w:hAnsi="Arial" w:hint="default"/>
        <w:caps w:val="0"/>
        <w:strike w:val="0"/>
        <w:dstrike w:val="0"/>
        <w:vanish w:val="0"/>
        <w:color w:val="14A082"/>
        <w:sz w:val="14"/>
        <w:vertAlign w:val="baseline"/>
      </w:rPr>
    </w:lvl>
    <w:lvl w:ilvl="1">
      <w:start w:val="1"/>
      <w:numFmt w:val="bullet"/>
      <w:lvlText w:val=""/>
      <w:lvlJc w:val="left"/>
      <w:pPr>
        <w:ind w:left="851" w:hanging="283"/>
      </w:pPr>
      <w:rPr>
        <w:rFonts w:ascii="Wingdings" w:hAnsi="Wingdings" w:hint="default"/>
        <w:color w:val="505056"/>
        <w:sz w:val="14"/>
      </w:rPr>
    </w:lvl>
    <w:lvl w:ilvl="2">
      <w:start w:val="1"/>
      <w:numFmt w:val="bullet"/>
      <w:lvlText w:val="­"/>
      <w:lvlJc w:val="left"/>
      <w:pPr>
        <w:ind w:left="1135" w:hanging="283"/>
      </w:pPr>
      <w:rPr>
        <w:rFonts w:ascii="Arial" w:hAnsi="Arial" w:hint="default"/>
        <w:color w:val="757575"/>
      </w:rPr>
    </w:lvl>
    <w:lvl w:ilvl="3">
      <w:start w:val="1"/>
      <w:numFmt w:val="bullet"/>
      <w:lvlText w:val="­"/>
      <w:lvlJc w:val="left"/>
      <w:pPr>
        <w:ind w:left="1419" w:hanging="283"/>
      </w:pPr>
      <w:rPr>
        <w:rFonts w:ascii="Arial" w:hAnsi="Arial" w:hint="default"/>
        <w:color w:val="757575"/>
      </w:rPr>
    </w:lvl>
    <w:lvl w:ilvl="4">
      <w:start w:val="1"/>
      <w:numFmt w:val="bullet"/>
      <w:lvlText w:val="­"/>
      <w:lvlJc w:val="left"/>
      <w:pPr>
        <w:ind w:left="1703" w:hanging="283"/>
      </w:pPr>
      <w:rPr>
        <w:rFonts w:ascii="Arial" w:hAnsi="Arial" w:hint="default"/>
        <w:color w:val="757575"/>
      </w:rPr>
    </w:lvl>
    <w:lvl w:ilvl="5">
      <w:start w:val="1"/>
      <w:numFmt w:val="bullet"/>
      <w:lvlText w:val="­"/>
      <w:lvlJc w:val="left"/>
      <w:pPr>
        <w:ind w:left="1987" w:hanging="283"/>
      </w:pPr>
      <w:rPr>
        <w:rFonts w:ascii="Arial" w:hAnsi="Arial" w:hint="default"/>
        <w:color w:val="757575"/>
      </w:rPr>
    </w:lvl>
    <w:lvl w:ilvl="6">
      <w:start w:val="1"/>
      <w:numFmt w:val="bullet"/>
      <w:lvlText w:val="­"/>
      <w:lvlJc w:val="left"/>
      <w:pPr>
        <w:ind w:left="2271" w:hanging="283"/>
      </w:pPr>
      <w:rPr>
        <w:rFonts w:ascii="Arial" w:hAnsi="Arial" w:hint="default"/>
        <w:color w:val="757575"/>
      </w:rPr>
    </w:lvl>
    <w:lvl w:ilvl="7">
      <w:start w:val="1"/>
      <w:numFmt w:val="bullet"/>
      <w:lvlText w:val="­"/>
      <w:lvlJc w:val="left"/>
      <w:pPr>
        <w:ind w:left="2555" w:hanging="283"/>
      </w:pPr>
      <w:rPr>
        <w:rFonts w:ascii="Arial" w:hAnsi="Arial" w:hint="default"/>
        <w:color w:val="757575"/>
      </w:rPr>
    </w:lvl>
    <w:lvl w:ilvl="8">
      <w:start w:val="1"/>
      <w:numFmt w:val="bullet"/>
      <w:lvlText w:val="­"/>
      <w:lvlJc w:val="left"/>
      <w:pPr>
        <w:ind w:left="2839" w:hanging="283"/>
      </w:pPr>
      <w:rPr>
        <w:rFonts w:ascii="Arial" w:hAnsi="Arial" w:hint="default"/>
        <w:color w:val="757575"/>
      </w:rPr>
    </w:lvl>
  </w:abstractNum>
  <w:abstractNum w:abstractNumId="10" w15:restartNumberingAfterBreak="0">
    <w:nsid w:val="1C1E53D0"/>
    <w:multiLevelType w:val="hybridMultilevel"/>
    <w:tmpl w:val="AED6D896"/>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99C7186"/>
    <w:multiLevelType w:val="hybridMultilevel"/>
    <w:tmpl w:val="E490F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A26EE"/>
    <w:multiLevelType w:val="hybridMultilevel"/>
    <w:tmpl w:val="02EC6840"/>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D123591"/>
    <w:multiLevelType w:val="hybridMultilevel"/>
    <w:tmpl w:val="57B06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C542C1"/>
    <w:multiLevelType w:val="hybridMultilevel"/>
    <w:tmpl w:val="4488796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34B96D6A"/>
    <w:multiLevelType w:val="hybridMultilevel"/>
    <w:tmpl w:val="81F40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D20A23"/>
    <w:multiLevelType w:val="hybridMultilevel"/>
    <w:tmpl w:val="37EA8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A676BF"/>
    <w:multiLevelType w:val="hybridMultilevel"/>
    <w:tmpl w:val="AED6D896"/>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934220A"/>
    <w:multiLevelType w:val="hybridMultilevel"/>
    <w:tmpl w:val="B2F298C0"/>
    <w:lvl w:ilvl="0" w:tplc="E5F0E802">
      <w:start w:val="1"/>
      <w:numFmt w:val="decimal"/>
      <w:lvlText w:val="%1"/>
      <w:lvlJc w:val="left"/>
      <w:pPr>
        <w:ind w:left="1665" w:hanging="1305"/>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BFA0765"/>
    <w:multiLevelType w:val="hybridMultilevel"/>
    <w:tmpl w:val="A6185C9C"/>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4C3E33A9"/>
    <w:multiLevelType w:val="hybridMultilevel"/>
    <w:tmpl w:val="4F2EF5B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E3E638D"/>
    <w:multiLevelType w:val="hybridMultilevel"/>
    <w:tmpl w:val="EAEAACC4"/>
    <w:lvl w:ilvl="0" w:tplc="5AC0CDA8">
      <w:start w:val="1"/>
      <w:numFmt w:val="bullet"/>
      <w:lvlText w:val="•"/>
      <w:lvlJc w:val="left"/>
      <w:pPr>
        <w:tabs>
          <w:tab w:val="num" w:pos="720"/>
        </w:tabs>
        <w:ind w:left="720" w:hanging="360"/>
      </w:pPr>
      <w:rPr>
        <w:rFonts w:ascii="Arial" w:hAnsi="Arial" w:hint="default"/>
      </w:rPr>
    </w:lvl>
    <w:lvl w:ilvl="1" w:tplc="543858B6" w:tentative="1">
      <w:start w:val="1"/>
      <w:numFmt w:val="bullet"/>
      <w:lvlText w:val="•"/>
      <w:lvlJc w:val="left"/>
      <w:pPr>
        <w:tabs>
          <w:tab w:val="num" w:pos="1440"/>
        </w:tabs>
        <w:ind w:left="1440" w:hanging="360"/>
      </w:pPr>
      <w:rPr>
        <w:rFonts w:ascii="Arial" w:hAnsi="Arial" w:hint="default"/>
      </w:rPr>
    </w:lvl>
    <w:lvl w:ilvl="2" w:tplc="9CBA2982" w:tentative="1">
      <w:start w:val="1"/>
      <w:numFmt w:val="bullet"/>
      <w:lvlText w:val="•"/>
      <w:lvlJc w:val="left"/>
      <w:pPr>
        <w:tabs>
          <w:tab w:val="num" w:pos="2160"/>
        </w:tabs>
        <w:ind w:left="2160" w:hanging="360"/>
      </w:pPr>
      <w:rPr>
        <w:rFonts w:ascii="Arial" w:hAnsi="Arial" w:hint="default"/>
      </w:rPr>
    </w:lvl>
    <w:lvl w:ilvl="3" w:tplc="A8D69268" w:tentative="1">
      <w:start w:val="1"/>
      <w:numFmt w:val="bullet"/>
      <w:lvlText w:val="•"/>
      <w:lvlJc w:val="left"/>
      <w:pPr>
        <w:tabs>
          <w:tab w:val="num" w:pos="2880"/>
        </w:tabs>
        <w:ind w:left="2880" w:hanging="360"/>
      </w:pPr>
      <w:rPr>
        <w:rFonts w:ascii="Arial" w:hAnsi="Arial" w:hint="default"/>
      </w:rPr>
    </w:lvl>
    <w:lvl w:ilvl="4" w:tplc="3470132C" w:tentative="1">
      <w:start w:val="1"/>
      <w:numFmt w:val="bullet"/>
      <w:lvlText w:val="•"/>
      <w:lvlJc w:val="left"/>
      <w:pPr>
        <w:tabs>
          <w:tab w:val="num" w:pos="3600"/>
        </w:tabs>
        <w:ind w:left="3600" w:hanging="360"/>
      </w:pPr>
      <w:rPr>
        <w:rFonts w:ascii="Arial" w:hAnsi="Arial" w:hint="default"/>
      </w:rPr>
    </w:lvl>
    <w:lvl w:ilvl="5" w:tplc="DF844980" w:tentative="1">
      <w:start w:val="1"/>
      <w:numFmt w:val="bullet"/>
      <w:lvlText w:val="•"/>
      <w:lvlJc w:val="left"/>
      <w:pPr>
        <w:tabs>
          <w:tab w:val="num" w:pos="4320"/>
        </w:tabs>
        <w:ind w:left="4320" w:hanging="360"/>
      </w:pPr>
      <w:rPr>
        <w:rFonts w:ascii="Arial" w:hAnsi="Arial" w:hint="default"/>
      </w:rPr>
    </w:lvl>
    <w:lvl w:ilvl="6" w:tplc="17D47FD8" w:tentative="1">
      <w:start w:val="1"/>
      <w:numFmt w:val="bullet"/>
      <w:lvlText w:val="•"/>
      <w:lvlJc w:val="left"/>
      <w:pPr>
        <w:tabs>
          <w:tab w:val="num" w:pos="5040"/>
        </w:tabs>
        <w:ind w:left="5040" w:hanging="360"/>
      </w:pPr>
      <w:rPr>
        <w:rFonts w:ascii="Arial" w:hAnsi="Arial" w:hint="default"/>
      </w:rPr>
    </w:lvl>
    <w:lvl w:ilvl="7" w:tplc="0136ADCE" w:tentative="1">
      <w:start w:val="1"/>
      <w:numFmt w:val="bullet"/>
      <w:lvlText w:val="•"/>
      <w:lvlJc w:val="left"/>
      <w:pPr>
        <w:tabs>
          <w:tab w:val="num" w:pos="5760"/>
        </w:tabs>
        <w:ind w:left="5760" w:hanging="360"/>
      </w:pPr>
      <w:rPr>
        <w:rFonts w:ascii="Arial" w:hAnsi="Arial" w:hint="default"/>
      </w:rPr>
    </w:lvl>
    <w:lvl w:ilvl="8" w:tplc="3F6099B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A3E4538"/>
    <w:multiLevelType w:val="hybridMultilevel"/>
    <w:tmpl w:val="6B82EA98"/>
    <w:lvl w:ilvl="0" w:tplc="62220E0E">
      <w:start w:val="1"/>
      <w:numFmt w:val="bullet"/>
      <w:lvlText w:val="•"/>
      <w:lvlJc w:val="left"/>
      <w:pPr>
        <w:tabs>
          <w:tab w:val="num" w:pos="720"/>
        </w:tabs>
        <w:ind w:left="720" w:hanging="360"/>
      </w:pPr>
      <w:rPr>
        <w:rFonts w:ascii="Arial" w:hAnsi="Arial" w:hint="default"/>
      </w:rPr>
    </w:lvl>
    <w:lvl w:ilvl="1" w:tplc="789C7874" w:tentative="1">
      <w:start w:val="1"/>
      <w:numFmt w:val="bullet"/>
      <w:lvlText w:val="•"/>
      <w:lvlJc w:val="left"/>
      <w:pPr>
        <w:tabs>
          <w:tab w:val="num" w:pos="1440"/>
        </w:tabs>
        <w:ind w:left="1440" w:hanging="360"/>
      </w:pPr>
      <w:rPr>
        <w:rFonts w:ascii="Arial" w:hAnsi="Arial" w:hint="default"/>
      </w:rPr>
    </w:lvl>
    <w:lvl w:ilvl="2" w:tplc="6A3C11AE" w:tentative="1">
      <w:start w:val="1"/>
      <w:numFmt w:val="bullet"/>
      <w:lvlText w:val="•"/>
      <w:lvlJc w:val="left"/>
      <w:pPr>
        <w:tabs>
          <w:tab w:val="num" w:pos="2160"/>
        </w:tabs>
        <w:ind w:left="2160" w:hanging="360"/>
      </w:pPr>
      <w:rPr>
        <w:rFonts w:ascii="Arial" w:hAnsi="Arial" w:hint="default"/>
      </w:rPr>
    </w:lvl>
    <w:lvl w:ilvl="3" w:tplc="B846090A" w:tentative="1">
      <w:start w:val="1"/>
      <w:numFmt w:val="bullet"/>
      <w:lvlText w:val="•"/>
      <w:lvlJc w:val="left"/>
      <w:pPr>
        <w:tabs>
          <w:tab w:val="num" w:pos="2880"/>
        </w:tabs>
        <w:ind w:left="2880" w:hanging="360"/>
      </w:pPr>
      <w:rPr>
        <w:rFonts w:ascii="Arial" w:hAnsi="Arial" w:hint="default"/>
      </w:rPr>
    </w:lvl>
    <w:lvl w:ilvl="4" w:tplc="14844EF4" w:tentative="1">
      <w:start w:val="1"/>
      <w:numFmt w:val="bullet"/>
      <w:lvlText w:val="•"/>
      <w:lvlJc w:val="left"/>
      <w:pPr>
        <w:tabs>
          <w:tab w:val="num" w:pos="3600"/>
        </w:tabs>
        <w:ind w:left="3600" w:hanging="360"/>
      </w:pPr>
      <w:rPr>
        <w:rFonts w:ascii="Arial" w:hAnsi="Arial" w:hint="default"/>
      </w:rPr>
    </w:lvl>
    <w:lvl w:ilvl="5" w:tplc="3C70E062" w:tentative="1">
      <w:start w:val="1"/>
      <w:numFmt w:val="bullet"/>
      <w:lvlText w:val="•"/>
      <w:lvlJc w:val="left"/>
      <w:pPr>
        <w:tabs>
          <w:tab w:val="num" w:pos="4320"/>
        </w:tabs>
        <w:ind w:left="4320" w:hanging="360"/>
      </w:pPr>
      <w:rPr>
        <w:rFonts w:ascii="Arial" w:hAnsi="Arial" w:hint="default"/>
      </w:rPr>
    </w:lvl>
    <w:lvl w:ilvl="6" w:tplc="B0426EF0" w:tentative="1">
      <w:start w:val="1"/>
      <w:numFmt w:val="bullet"/>
      <w:lvlText w:val="•"/>
      <w:lvlJc w:val="left"/>
      <w:pPr>
        <w:tabs>
          <w:tab w:val="num" w:pos="5040"/>
        </w:tabs>
        <w:ind w:left="5040" w:hanging="360"/>
      </w:pPr>
      <w:rPr>
        <w:rFonts w:ascii="Arial" w:hAnsi="Arial" w:hint="default"/>
      </w:rPr>
    </w:lvl>
    <w:lvl w:ilvl="7" w:tplc="65F02C14" w:tentative="1">
      <w:start w:val="1"/>
      <w:numFmt w:val="bullet"/>
      <w:lvlText w:val="•"/>
      <w:lvlJc w:val="left"/>
      <w:pPr>
        <w:tabs>
          <w:tab w:val="num" w:pos="5760"/>
        </w:tabs>
        <w:ind w:left="5760" w:hanging="360"/>
      </w:pPr>
      <w:rPr>
        <w:rFonts w:ascii="Arial" w:hAnsi="Arial" w:hint="default"/>
      </w:rPr>
    </w:lvl>
    <w:lvl w:ilvl="8" w:tplc="5966324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C706E04"/>
    <w:multiLevelType w:val="hybridMultilevel"/>
    <w:tmpl w:val="A31C158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64CC3ADD"/>
    <w:multiLevelType w:val="multilevel"/>
    <w:tmpl w:val="FBDCCB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C81AD6"/>
    <w:multiLevelType w:val="hybridMultilevel"/>
    <w:tmpl w:val="8A9867D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74EA7D0F"/>
    <w:multiLevelType w:val="hybridMultilevel"/>
    <w:tmpl w:val="54C8F5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794460C"/>
    <w:multiLevelType w:val="hybridMultilevel"/>
    <w:tmpl w:val="FA64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7A820FFC"/>
    <w:multiLevelType w:val="hybridMultilevel"/>
    <w:tmpl w:val="D874908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7E7A67E6"/>
    <w:multiLevelType w:val="hybridMultilevel"/>
    <w:tmpl w:val="839A4D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8"/>
  </w:num>
  <w:num w:numId="4">
    <w:abstractNumId w:val="29"/>
  </w:num>
  <w:num w:numId="5">
    <w:abstractNumId w:val="11"/>
  </w:num>
  <w:num w:numId="6">
    <w:abstractNumId w:val="19"/>
  </w:num>
  <w:num w:numId="7">
    <w:abstractNumId w:val="23"/>
  </w:num>
  <w:num w:numId="8">
    <w:abstractNumId w:val="9"/>
  </w:num>
  <w:num w:numId="9">
    <w:abstractNumId w:val="6"/>
  </w:num>
  <w:num w:numId="10">
    <w:abstractNumId w:val="20"/>
  </w:num>
  <w:num w:numId="11">
    <w:abstractNumId w:val="4"/>
  </w:num>
  <w:num w:numId="12">
    <w:abstractNumId w:val="3"/>
  </w:num>
  <w:num w:numId="13">
    <w:abstractNumId w:val="9"/>
  </w:num>
  <w:num w:numId="14">
    <w:abstractNumId w:val="2"/>
  </w:num>
  <w:num w:numId="15">
    <w:abstractNumId w:val="13"/>
  </w:num>
  <w:num w:numId="16">
    <w:abstractNumId w:val="16"/>
  </w:num>
  <w:num w:numId="17">
    <w:abstractNumId w:val="15"/>
  </w:num>
  <w:num w:numId="18">
    <w:abstractNumId w:val="1"/>
  </w:num>
  <w:num w:numId="19">
    <w:abstractNumId w:val="28"/>
  </w:num>
  <w:num w:numId="20">
    <w:abstractNumId w:val="7"/>
  </w:num>
  <w:num w:numId="21">
    <w:abstractNumId w:val="21"/>
  </w:num>
  <w:num w:numId="22">
    <w:abstractNumId w:val="14"/>
  </w:num>
  <w:num w:numId="23">
    <w:abstractNumId w:val="25"/>
  </w:num>
  <w:num w:numId="24">
    <w:abstractNumId w:val="0"/>
  </w:num>
  <w:num w:numId="25">
    <w:abstractNumId w:val="27"/>
  </w:num>
  <w:num w:numId="26">
    <w:abstractNumId w:val="12"/>
  </w:num>
  <w:num w:numId="27">
    <w:abstractNumId w:val="10"/>
  </w:num>
  <w:num w:numId="28">
    <w:abstractNumId w:val="17"/>
  </w:num>
  <w:num w:numId="29">
    <w:abstractNumId w:val="5"/>
  </w:num>
  <w:num w:numId="30">
    <w:abstractNumId w:val="26"/>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utala Sakari (GTK)">
    <w15:presenceInfo w15:providerId="AD" w15:userId="S::sakari.hautala@GTK.FI::512276f6-3ba5-4fd3-9259-e9d8ece50a1c"/>
  </w15:person>
  <w15:person w15:author="Torppa Johanna (GTK)">
    <w15:presenceInfo w15:providerId="AD" w15:userId="S-1-5-21-1603415690-3078242106-2960048795-9833"/>
  </w15:person>
  <w15:person w15:author="Madetoja Jaakko">
    <w15:presenceInfo w15:providerId="AD" w15:userId="S-1-5-21-1603415690-3078242106-2960048795-21778"/>
  </w15:person>
  <w15:person w15:author="Hautala Sakari (GTK) [2]">
    <w15:presenceInfo w15:providerId="AD" w15:userId="S-1-5-21-1603415690-3078242106-2960048795-239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trackRevisions/>
  <w:defaultTabStop w:val="1304"/>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DB1"/>
    <w:rsid w:val="00000A32"/>
    <w:rsid w:val="00007B02"/>
    <w:rsid w:val="00011271"/>
    <w:rsid w:val="00013B19"/>
    <w:rsid w:val="00016D59"/>
    <w:rsid w:val="00024CF5"/>
    <w:rsid w:val="00026134"/>
    <w:rsid w:val="0002639E"/>
    <w:rsid w:val="00030F67"/>
    <w:rsid w:val="00041DE5"/>
    <w:rsid w:val="000425EB"/>
    <w:rsid w:val="00042722"/>
    <w:rsid w:val="00045C2D"/>
    <w:rsid w:val="00047037"/>
    <w:rsid w:val="0005113B"/>
    <w:rsid w:val="00052EC2"/>
    <w:rsid w:val="0006479B"/>
    <w:rsid w:val="000668D8"/>
    <w:rsid w:val="000668E0"/>
    <w:rsid w:val="000677EA"/>
    <w:rsid w:val="0007677A"/>
    <w:rsid w:val="000850A8"/>
    <w:rsid w:val="00090A9A"/>
    <w:rsid w:val="00091ED2"/>
    <w:rsid w:val="000A2B32"/>
    <w:rsid w:val="000A5624"/>
    <w:rsid w:val="000B3459"/>
    <w:rsid w:val="000B35B4"/>
    <w:rsid w:val="000B3B86"/>
    <w:rsid w:val="000B6DEA"/>
    <w:rsid w:val="000C0725"/>
    <w:rsid w:val="000C5934"/>
    <w:rsid w:val="000D357E"/>
    <w:rsid w:val="000D4CDB"/>
    <w:rsid w:val="000D59CC"/>
    <w:rsid w:val="000D609F"/>
    <w:rsid w:val="000E26D3"/>
    <w:rsid w:val="000E30FB"/>
    <w:rsid w:val="000E3B5D"/>
    <w:rsid w:val="000E44B8"/>
    <w:rsid w:val="000F1C24"/>
    <w:rsid w:val="000F3F2B"/>
    <w:rsid w:val="00101045"/>
    <w:rsid w:val="001102E0"/>
    <w:rsid w:val="001208A2"/>
    <w:rsid w:val="0012118D"/>
    <w:rsid w:val="00121560"/>
    <w:rsid w:val="00122A17"/>
    <w:rsid w:val="00124FFD"/>
    <w:rsid w:val="00136745"/>
    <w:rsid w:val="0014280E"/>
    <w:rsid w:val="00146D21"/>
    <w:rsid w:val="001475C8"/>
    <w:rsid w:val="00147E14"/>
    <w:rsid w:val="001504F3"/>
    <w:rsid w:val="00152315"/>
    <w:rsid w:val="00153627"/>
    <w:rsid w:val="001538BB"/>
    <w:rsid w:val="00154297"/>
    <w:rsid w:val="0015577C"/>
    <w:rsid w:val="001579BB"/>
    <w:rsid w:val="00157B5F"/>
    <w:rsid w:val="00164324"/>
    <w:rsid w:val="00164AFD"/>
    <w:rsid w:val="00167093"/>
    <w:rsid w:val="00171BEC"/>
    <w:rsid w:val="00175990"/>
    <w:rsid w:val="001771C2"/>
    <w:rsid w:val="00177B85"/>
    <w:rsid w:val="00177D64"/>
    <w:rsid w:val="0018003B"/>
    <w:rsid w:val="0018319F"/>
    <w:rsid w:val="001864D5"/>
    <w:rsid w:val="00187980"/>
    <w:rsid w:val="0019006C"/>
    <w:rsid w:val="00190C64"/>
    <w:rsid w:val="00190E8A"/>
    <w:rsid w:val="00193D2A"/>
    <w:rsid w:val="0019706E"/>
    <w:rsid w:val="001A1D60"/>
    <w:rsid w:val="001A417A"/>
    <w:rsid w:val="001B0FAE"/>
    <w:rsid w:val="001B57D2"/>
    <w:rsid w:val="001B71A2"/>
    <w:rsid w:val="001C0F6F"/>
    <w:rsid w:val="001C32A4"/>
    <w:rsid w:val="001C456A"/>
    <w:rsid w:val="001C4C8F"/>
    <w:rsid w:val="001C4F60"/>
    <w:rsid w:val="001C5A64"/>
    <w:rsid w:val="001C6817"/>
    <w:rsid w:val="001D0558"/>
    <w:rsid w:val="001D6D96"/>
    <w:rsid w:val="001E0E41"/>
    <w:rsid w:val="001F1D38"/>
    <w:rsid w:val="001F3EC5"/>
    <w:rsid w:val="001F7D0E"/>
    <w:rsid w:val="002048CD"/>
    <w:rsid w:val="00210081"/>
    <w:rsid w:val="00212414"/>
    <w:rsid w:val="00223E45"/>
    <w:rsid w:val="00224FD4"/>
    <w:rsid w:val="002327B3"/>
    <w:rsid w:val="002358FD"/>
    <w:rsid w:val="00235A4F"/>
    <w:rsid w:val="002361E9"/>
    <w:rsid w:val="00241EC7"/>
    <w:rsid w:val="00242181"/>
    <w:rsid w:val="002422F5"/>
    <w:rsid w:val="00247940"/>
    <w:rsid w:val="00251411"/>
    <w:rsid w:val="00252780"/>
    <w:rsid w:val="00253798"/>
    <w:rsid w:val="00255306"/>
    <w:rsid w:val="002553C7"/>
    <w:rsid w:val="00260C73"/>
    <w:rsid w:val="002632BF"/>
    <w:rsid w:val="00265F5B"/>
    <w:rsid w:val="002662C2"/>
    <w:rsid w:val="00266381"/>
    <w:rsid w:val="002701C8"/>
    <w:rsid w:val="00270511"/>
    <w:rsid w:val="00272214"/>
    <w:rsid w:val="0027348B"/>
    <w:rsid w:val="002802A3"/>
    <w:rsid w:val="00281C7B"/>
    <w:rsid w:val="00290EB3"/>
    <w:rsid w:val="0029605B"/>
    <w:rsid w:val="0029608F"/>
    <w:rsid w:val="002970FB"/>
    <w:rsid w:val="002A1EBA"/>
    <w:rsid w:val="002A4E2C"/>
    <w:rsid w:val="002B077F"/>
    <w:rsid w:val="002B4A54"/>
    <w:rsid w:val="002B5E54"/>
    <w:rsid w:val="002C0CA7"/>
    <w:rsid w:val="002C2655"/>
    <w:rsid w:val="002C31FC"/>
    <w:rsid w:val="002C454A"/>
    <w:rsid w:val="002D03E1"/>
    <w:rsid w:val="002D19AC"/>
    <w:rsid w:val="002D2239"/>
    <w:rsid w:val="002D2EE3"/>
    <w:rsid w:val="002D310E"/>
    <w:rsid w:val="002D3841"/>
    <w:rsid w:val="002D4A9A"/>
    <w:rsid w:val="002D6349"/>
    <w:rsid w:val="002F4686"/>
    <w:rsid w:val="002F5D30"/>
    <w:rsid w:val="00302B75"/>
    <w:rsid w:val="003043FF"/>
    <w:rsid w:val="00306527"/>
    <w:rsid w:val="003105B4"/>
    <w:rsid w:val="00310F56"/>
    <w:rsid w:val="00313424"/>
    <w:rsid w:val="003139D4"/>
    <w:rsid w:val="00315210"/>
    <w:rsid w:val="003161EB"/>
    <w:rsid w:val="003246A6"/>
    <w:rsid w:val="0032701B"/>
    <w:rsid w:val="003276F7"/>
    <w:rsid w:val="00334E33"/>
    <w:rsid w:val="00341A04"/>
    <w:rsid w:val="003431A2"/>
    <w:rsid w:val="00347E45"/>
    <w:rsid w:val="00350A38"/>
    <w:rsid w:val="00353438"/>
    <w:rsid w:val="00361266"/>
    <w:rsid w:val="00363AA4"/>
    <w:rsid w:val="00364BF1"/>
    <w:rsid w:val="003659F7"/>
    <w:rsid w:val="00366E9B"/>
    <w:rsid w:val="00367A7C"/>
    <w:rsid w:val="00371803"/>
    <w:rsid w:val="0037774F"/>
    <w:rsid w:val="0038050D"/>
    <w:rsid w:val="0038461B"/>
    <w:rsid w:val="00387931"/>
    <w:rsid w:val="003904C3"/>
    <w:rsid w:val="0039077A"/>
    <w:rsid w:val="00394208"/>
    <w:rsid w:val="003942BB"/>
    <w:rsid w:val="003A04A6"/>
    <w:rsid w:val="003A3477"/>
    <w:rsid w:val="003A5D19"/>
    <w:rsid w:val="003A6087"/>
    <w:rsid w:val="003A6FCE"/>
    <w:rsid w:val="003B327E"/>
    <w:rsid w:val="003B6F42"/>
    <w:rsid w:val="003B79FE"/>
    <w:rsid w:val="003C6C46"/>
    <w:rsid w:val="003D4925"/>
    <w:rsid w:val="003D7418"/>
    <w:rsid w:val="003D7E9C"/>
    <w:rsid w:val="003E0A0E"/>
    <w:rsid w:val="003E1ED1"/>
    <w:rsid w:val="003E2CF7"/>
    <w:rsid w:val="003E389B"/>
    <w:rsid w:val="003E7E31"/>
    <w:rsid w:val="003F2D6F"/>
    <w:rsid w:val="0040046C"/>
    <w:rsid w:val="00401ABF"/>
    <w:rsid w:val="004034E0"/>
    <w:rsid w:val="00404F71"/>
    <w:rsid w:val="00410294"/>
    <w:rsid w:val="00412178"/>
    <w:rsid w:val="00412349"/>
    <w:rsid w:val="004126FE"/>
    <w:rsid w:val="0041366E"/>
    <w:rsid w:val="004136AD"/>
    <w:rsid w:val="00414C96"/>
    <w:rsid w:val="00414F8A"/>
    <w:rsid w:val="00423514"/>
    <w:rsid w:val="00423A86"/>
    <w:rsid w:val="00424149"/>
    <w:rsid w:val="00433696"/>
    <w:rsid w:val="00433881"/>
    <w:rsid w:val="00433D78"/>
    <w:rsid w:val="004406CD"/>
    <w:rsid w:val="004435A8"/>
    <w:rsid w:val="004461D7"/>
    <w:rsid w:val="00446283"/>
    <w:rsid w:val="00457436"/>
    <w:rsid w:val="00457E38"/>
    <w:rsid w:val="004604E6"/>
    <w:rsid w:val="00466A18"/>
    <w:rsid w:val="0047285D"/>
    <w:rsid w:val="00473FCF"/>
    <w:rsid w:val="0047734D"/>
    <w:rsid w:val="004837B3"/>
    <w:rsid w:val="004844F4"/>
    <w:rsid w:val="00485E92"/>
    <w:rsid w:val="00490287"/>
    <w:rsid w:val="004908CB"/>
    <w:rsid w:val="00490966"/>
    <w:rsid w:val="004A366F"/>
    <w:rsid w:val="004A54E1"/>
    <w:rsid w:val="004A7A87"/>
    <w:rsid w:val="004B284B"/>
    <w:rsid w:val="004B3EF5"/>
    <w:rsid w:val="004B558D"/>
    <w:rsid w:val="004C49BE"/>
    <w:rsid w:val="004D2B92"/>
    <w:rsid w:val="004E3AD4"/>
    <w:rsid w:val="004F2033"/>
    <w:rsid w:val="004F292F"/>
    <w:rsid w:val="004F2A29"/>
    <w:rsid w:val="004F4757"/>
    <w:rsid w:val="004F5CEC"/>
    <w:rsid w:val="004F72AF"/>
    <w:rsid w:val="005000BA"/>
    <w:rsid w:val="00503A3F"/>
    <w:rsid w:val="00507137"/>
    <w:rsid w:val="00507EA8"/>
    <w:rsid w:val="005250F2"/>
    <w:rsid w:val="00525A90"/>
    <w:rsid w:val="0053697C"/>
    <w:rsid w:val="0053760D"/>
    <w:rsid w:val="00537BC1"/>
    <w:rsid w:val="00550486"/>
    <w:rsid w:val="0055382F"/>
    <w:rsid w:val="005605AE"/>
    <w:rsid w:val="00563571"/>
    <w:rsid w:val="005645B4"/>
    <w:rsid w:val="00566647"/>
    <w:rsid w:val="00571DD4"/>
    <w:rsid w:val="005738AA"/>
    <w:rsid w:val="005807F0"/>
    <w:rsid w:val="00581198"/>
    <w:rsid w:val="00591B2E"/>
    <w:rsid w:val="005931F0"/>
    <w:rsid w:val="005952C3"/>
    <w:rsid w:val="00595D7A"/>
    <w:rsid w:val="005A6E86"/>
    <w:rsid w:val="005B31B5"/>
    <w:rsid w:val="005C3A0A"/>
    <w:rsid w:val="005E24DA"/>
    <w:rsid w:val="005E4592"/>
    <w:rsid w:val="005E7E8C"/>
    <w:rsid w:val="005F2FA4"/>
    <w:rsid w:val="005F3186"/>
    <w:rsid w:val="006033C7"/>
    <w:rsid w:val="00605A25"/>
    <w:rsid w:val="006116B4"/>
    <w:rsid w:val="006162AF"/>
    <w:rsid w:val="0062273E"/>
    <w:rsid w:val="0062358C"/>
    <w:rsid w:val="0063671E"/>
    <w:rsid w:val="0063734B"/>
    <w:rsid w:val="00640676"/>
    <w:rsid w:val="00640FE6"/>
    <w:rsid w:val="00644ED0"/>
    <w:rsid w:val="00645978"/>
    <w:rsid w:val="0065020F"/>
    <w:rsid w:val="00652CA5"/>
    <w:rsid w:val="00656D20"/>
    <w:rsid w:val="00661E17"/>
    <w:rsid w:val="00665A4B"/>
    <w:rsid w:val="00667CB5"/>
    <w:rsid w:val="00673E42"/>
    <w:rsid w:val="00676538"/>
    <w:rsid w:val="00680DB1"/>
    <w:rsid w:val="006835A8"/>
    <w:rsid w:val="00684B61"/>
    <w:rsid w:val="00686562"/>
    <w:rsid w:val="00693F07"/>
    <w:rsid w:val="006A14C7"/>
    <w:rsid w:val="006A1848"/>
    <w:rsid w:val="006B5A69"/>
    <w:rsid w:val="006B6B7F"/>
    <w:rsid w:val="006C27D0"/>
    <w:rsid w:val="006C5CC6"/>
    <w:rsid w:val="006D100A"/>
    <w:rsid w:val="006D1309"/>
    <w:rsid w:val="006D2F74"/>
    <w:rsid w:val="006F70DD"/>
    <w:rsid w:val="00701B06"/>
    <w:rsid w:val="00702967"/>
    <w:rsid w:val="00704F8A"/>
    <w:rsid w:val="00706B8F"/>
    <w:rsid w:val="0071242A"/>
    <w:rsid w:val="007162A7"/>
    <w:rsid w:val="007178FE"/>
    <w:rsid w:val="00722913"/>
    <w:rsid w:val="007267FF"/>
    <w:rsid w:val="00727EEA"/>
    <w:rsid w:val="00732F44"/>
    <w:rsid w:val="00733E2D"/>
    <w:rsid w:val="00740154"/>
    <w:rsid w:val="00743011"/>
    <w:rsid w:val="00746B89"/>
    <w:rsid w:val="007506C3"/>
    <w:rsid w:val="00750E85"/>
    <w:rsid w:val="0075478A"/>
    <w:rsid w:val="00756741"/>
    <w:rsid w:val="00767ABF"/>
    <w:rsid w:val="00767C16"/>
    <w:rsid w:val="007759AB"/>
    <w:rsid w:val="0077749D"/>
    <w:rsid w:val="00777BBA"/>
    <w:rsid w:val="00790F75"/>
    <w:rsid w:val="00792185"/>
    <w:rsid w:val="00792D9B"/>
    <w:rsid w:val="00793269"/>
    <w:rsid w:val="00793664"/>
    <w:rsid w:val="007B11B0"/>
    <w:rsid w:val="007B219A"/>
    <w:rsid w:val="007B274E"/>
    <w:rsid w:val="007B4F03"/>
    <w:rsid w:val="007B53FD"/>
    <w:rsid w:val="007C05B8"/>
    <w:rsid w:val="007D2123"/>
    <w:rsid w:val="007D5F21"/>
    <w:rsid w:val="007E0342"/>
    <w:rsid w:val="007E1322"/>
    <w:rsid w:val="007E51C6"/>
    <w:rsid w:val="007F0427"/>
    <w:rsid w:val="007F4D01"/>
    <w:rsid w:val="007F5663"/>
    <w:rsid w:val="007F7BCC"/>
    <w:rsid w:val="0080283E"/>
    <w:rsid w:val="00806C3A"/>
    <w:rsid w:val="00807020"/>
    <w:rsid w:val="008079B7"/>
    <w:rsid w:val="0081009E"/>
    <w:rsid w:val="00811B19"/>
    <w:rsid w:val="00815C84"/>
    <w:rsid w:val="008264BA"/>
    <w:rsid w:val="00827065"/>
    <w:rsid w:val="00831B61"/>
    <w:rsid w:val="00845520"/>
    <w:rsid w:val="008469F4"/>
    <w:rsid w:val="008471ED"/>
    <w:rsid w:val="008477C5"/>
    <w:rsid w:val="00850CA1"/>
    <w:rsid w:val="00852539"/>
    <w:rsid w:val="00864BE5"/>
    <w:rsid w:val="00865730"/>
    <w:rsid w:val="00865E02"/>
    <w:rsid w:val="008779F5"/>
    <w:rsid w:val="00877B07"/>
    <w:rsid w:val="00877BE0"/>
    <w:rsid w:val="0089134B"/>
    <w:rsid w:val="00894D1F"/>
    <w:rsid w:val="008A2F2E"/>
    <w:rsid w:val="008A33F9"/>
    <w:rsid w:val="008A4289"/>
    <w:rsid w:val="008A752D"/>
    <w:rsid w:val="008B1220"/>
    <w:rsid w:val="008C6909"/>
    <w:rsid w:val="008D2D0B"/>
    <w:rsid w:val="008D6097"/>
    <w:rsid w:val="008E1C9D"/>
    <w:rsid w:val="008E60DA"/>
    <w:rsid w:val="008F250C"/>
    <w:rsid w:val="008F4339"/>
    <w:rsid w:val="00904DE8"/>
    <w:rsid w:val="00912DB6"/>
    <w:rsid w:val="009144E1"/>
    <w:rsid w:val="00914B9D"/>
    <w:rsid w:val="00916413"/>
    <w:rsid w:val="00917953"/>
    <w:rsid w:val="00923C0C"/>
    <w:rsid w:val="00927E69"/>
    <w:rsid w:val="00931F8A"/>
    <w:rsid w:val="0093503E"/>
    <w:rsid w:val="00936107"/>
    <w:rsid w:val="00941B1D"/>
    <w:rsid w:val="00942C8E"/>
    <w:rsid w:val="009506E1"/>
    <w:rsid w:val="00950F82"/>
    <w:rsid w:val="00950F9B"/>
    <w:rsid w:val="009512AD"/>
    <w:rsid w:val="009543E7"/>
    <w:rsid w:val="00960F3C"/>
    <w:rsid w:val="00963D59"/>
    <w:rsid w:val="009677EC"/>
    <w:rsid w:val="00975E37"/>
    <w:rsid w:val="00975F3C"/>
    <w:rsid w:val="009778DB"/>
    <w:rsid w:val="00981E01"/>
    <w:rsid w:val="00982DD0"/>
    <w:rsid w:val="0098577D"/>
    <w:rsid w:val="00991D2F"/>
    <w:rsid w:val="0099793A"/>
    <w:rsid w:val="009A0B43"/>
    <w:rsid w:val="009B36D5"/>
    <w:rsid w:val="009B41A4"/>
    <w:rsid w:val="009B581C"/>
    <w:rsid w:val="009C0FBB"/>
    <w:rsid w:val="009C12AF"/>
    <w:rsid w:val="009C1807"/>
    <w:rsid w:val="009C1E62"/>
    <w:rsid w:val="009C3792"/>
    <w:rsid w:val="009C5B12"/>
    <w:rsid w:val="009C6112"/>
    <w:rsid w:val="009C6248"/>
    <w:rsid w:val="009C688C"/>
    <w:rsid w:val="009D006F"/>
    <w:rsid w:val="009D067A"/>
    <w:rsid w:val="009D7BCF"/>
    <w:rsid w:val="009E32C0"/>
    <w:rsid w:val="009E67BC"/>
    <w:rsid w:val="009E6BFE"/>
    <w:rsid w:val="009F1DB4"/>
    <w:rsid w:val="009F25ED"/>
    <w:rsid w:val="009F7395"/>
    <w:rsid w:val="00A0343D"/>
    <w:rsid w:val="00A03CDE"/>
    <w:rsid w:val="00A106F8"/>
    <w:rsid w:val="00A138E0"/>
    <w:rsid w:val="00A23B64"/>
    <w:rsid w:val="00A42AB5"/>
    <w:rsid w:val="00A43655"/>
    <w:rsid w:val="00A43735"/>
    <w:rsid w:val="00A45269"/>
    <w:rsid w:val="00A509AD"/>
    <w:rsid w:val="00A5613D"/>
    <w:rsid w:val="00A634AA"/>
    <w:rsid w:val="00A64741"/>
    <w:rsid w:val="00A67E75"/>
    <w:rsid w:val="00A74B21"/>
    <w:rsid w:val="00A7603F"/>
    <w:rsid w:val="00A805BE"/>
    <w:rsid w:val="00A81BCB"/>
    <w:rsid w:val="00A86DA2"/>
    <w:rsid w:val="00A86E7D"/>
    <w:rsid w:val="00A86F1F"/>
    <w:rsid w:val="00A93D58"/>
    <w:rsid w:val="00A9602B"/>
    <w:rsid w:val="00A96D43"/>
    <w:rsid w:val="00A97276"/>
    <w:rsid w:val="00A97B4C"/>
    <w:rsid w:val="00AA6B84"/>
    <w:rsid w:val="00AB043D"/>
    <w:rsid w:val="00AB1214"/>
    <w:rsid w:val="00AB1250"/>
    <w:rsid w:val="00AB3811"/>
    <w:rsid w:val="00AB5B91"/>
    <w:rsid w:val="00AE5021"/>
    <w:rsid w:val="00AF17F3"/>
    <w:rsid w:val="00AF219F"/>
    <w:rsid w:val="00AF5A41"/>
    <w:rsid w:val="00AF629F"/>
    <w:rsid w:val="00B00929"/>
    <w:rsid w:val="00B025BF"/>
    <w:rsid w:val="00B03680"/>
    <w:rsid w:val="00B14ABE"/>
    <w:rsid w:val="00B14D54"/>
    <w:rsid w:val="00B160D3"/>
    <w:rsid w:val="00B20891"/>
    <w:rsid w:val="00B30A60"/>
    <w:rsid w:val="00B33A0E"/>
    <w:rsid w:val="00B34677"/>
    <w:rsid w:val="00B34C2A"/>
    <w:rsid w:val="00B36AD2"/>
    <w:rsid w:val="00B37BF0"/>
    <w:rsid w:val="00B44E68"/>
    <w:rsid w:val="00B44F63"/>
    <w:rsid w:val="00B479EE"/>
    <w:rsid w:val="00B6296D"/>
    <w:rsid w:val="00B66029"/>
    <w:rsid w:val="00B729A9"/>
    <w:rsid w:val="00B75AD8"/>
    <w:rsid w:val="00B76F4F"/>
    <w:rsid w:val="00B828AC"/>
    <w:rsid w:val="00B8486B"/>
    <w:rsid w:val="00B87157"/>
    <w:rsid w:val="00B90852"/>
    <w:rsid w:val="00B92688"/>
    <w:rsid w:val="00B92C0A"/>
    <w:rsid w:val="00B94EBE"/>
    <w:rsid w:val="00B97904"/>
    <w:rsid w:val="00BA421D"/>
    <w:rsid w:val="00BA624F"/>
    <w:rsid w:val="00BA7D64"/>
    <w:rsid w:val="00BB334A"/>
    <w:rsid w:val="00BB37B3"/>
    <w:rsid w:val="00BB3854"/>
    <w:rsid w:val="00BB4E5B"/>
    <w:rsid w:val="00BC413B"/>
    <w:rsid w:val="00BC5614"/>
    <w:rsid w:val="00BC7A3D"/>
    <w:rsid w:val="00BD538C"/>
    <w:rsid w:val="00BE03EF"/>
    <w:rsid w:val="00BE5F47"/>
    <w:rsid w:val="00BF006B"/>
    <w:rsid w:val="00BF05BC"/>
    <w:rsid w:val="00BF5F3A"/>
    <w:rsid w:val="00C0038C"/>
    <w:rsid w:val="00C10270"/>
    <w:rsid w:val="00C1498A"/>
    <w:rsid w:val="00C2791D"/>
    <w:rsid w:val="00C31D6F"/>
    <w:rsid w:val="00C34304"/>
    <w:rsid w:val="00C36929"/>
    <w:rsid w:val="00C37BF0"/>
    <w:rsid w:val="00C43DDC"/>
    <w:rsid w:val="00C471AF"/>
    <w:rsid w:val="00C47D9B"/>
    <w:rsid w:val="00C5119D"/>
    <w:rsid w:val="00C517A9"/>
    <w:rsid w:val="00C52F8B"/>
    <w:rsid w:val="00C54481"/>
    <w:rsid w:val="00C71D99"/>
    <w:rsid w:val="00C7248C"/>
    <w:rsid w:val="00C7417D"/>
    <w:rsid w:val="00C76DD2"/>
    <w:rsid w:val="00C825F2"/>
    <w:rsid w:val="00C85561"/>
    <w:rsid w:val="00C9408A"/>
    <w:rsid w:val="00C96CDB"/>
    <w:rsid w:val="00CA0890"/>
    <w:rsid w:val="00CB00D0"/>
    <w:rsid w:val="00CB15D4"/>
    <w:rsid w:val="00CC3A9B"/>
    <w:rsid w:val="00CC4914"/>
    <w:rsid w:val="00CC4CBA"/>
    <w:rsid w:val="00CD5731"/>
    <w:rsid w:val="00CD79C9"/>
    <w:rsid w:val="00CD7E35"/>
    <w:rsid w:val="00CE268C"/>
    <w:rsid w:val="00CE5C8E"/>
    <w:rsid w:val="00CE7FE9"/>
    <w:rsid w:val="00CF337C"/>
    <w:rsid w:val="00CF4C12"/>
    <w:rsid w:val="00CF7ADD"/>
    <w:rsid w:val="00D06CA2"/>
    <w:rsid w:val="00D128A2"/>
    <w:rsid w:val="00D2378F"/>
    <w:rsid w:val="00D23E22"/>
    <w:rsid w:val="00D37A48"/>
    <w:rsid w:val="00D44260"/>
    <w:rsid w:val="00D55A85"/>
    <w:rsid w:val="00D64C93"/>
    <w:rsid w:val="00D66A3C"/>
    <w:rsid w:val="00D76469"/>
    <w:rsid w:val="00D808C6"/>
    <w:rsid w:val="00D83B34"/>
    <w:rsid w:val="00D8708F"/>
    <w:rsid w:val="00D925F7"/>
    <w:rsid w:val="00DA1DB5"/>
    <w:rsid w:val="00DB19C6"/>
    <w:rsid w:val="00DB3559"/>
    <w:rsid w:val="00DB3C80"/>
    <w:rsid w:val="00DB4B2E"/>
    <w:rsid w:val="00DC5EA9"/>
    <w:rsid w:val="00DD0E74"/>
    <w:rsid w:val="00DD6756"/>
    <w:rsid w:val="00DD6939"/>
    <w:rsid w:val="00DD7C1F"/>
    <w:rsid w:val="00DE1D7C"/>
    <w:rsid w:val="00DE1E5C"/>
    <w:rsid w:val="00DE4019"/>
    <w:rsid w:val="00DE511E"/>
    <w:rsid w:val="00DF0372"/>
    <w:rsid w:val="00DF2BC2"/>
    <w:rsid w:val="00DF4CC2"/>
    <w:rsid w:val="00DF6E77"/>
    <w:rsid w:val="00DF7614"/>
    <w:rsid w:val="00E07884"/>
    <w:rsid w:val="00E11204"/>
    <w:rsid w:val="00E12BB1"/>
    <w:rsid w:val="00E138D1"/>
    <w:rsid w:val="00E17B77"/>
    <w:rsid w:val="00E207ED"/>
    <w:rsid w:val="00E2394D"/>
    <w:rsid w:val="00E31B27"/>
    <w:rsid w:val="00E358AE"/>
    <w:rsid w:val="00E401E4"/>
    <w:rsid w:val="00E45DEB"/>
    <w:rsid w:val="00E46867"/>
    <w:rsid w:val="00E505F7"/>
    <w:rsid w:val="00E5442C"/>
    <w:rsid w:val="00E55001"/>
    <w:rsid w:val="00E67806"/>
    <w:rsid w:val="00E7373F"/>
    <w:rsid w:val="00E73C65"/>
    <w:rsid w:val="00E76B74"/>
    <w:rsid w:val="00E83C02"/>
    <w:rsid w:val="00E83E76"/>
    <w:rsid w:val="00E91173"/>
    <w:rsid w:val="00E9148D"/>
    <w:rsid w:val="00E945B7"/>
    <w:rsid w:val="00E965AF"/>
    <w:rsid w:val="00E97C52"/>
    <w:rsid w:val="00EA3ECB"/>
    <w:rsid w:val="00EA6D5E"/>
    <w:rsid w:val="00EC009C"/>
    <w:rsid w:val="00ED0109"/>
    <w:rsid w:val="00ED408D"/>
    <w:rsid w:val="00ED4494"/>
    <w:rsid w:val="00ED4F56"/>
    <w:rsid w:val="00EE0E5B"/>
    <w:rsid w:val="00EE46E5"/>
    <w:rsid w:val="00EE5401"/>
    <w:rsid w:val="00EF10D7"/>
    <w:rsid w:val="00EF5A6B"/>
    <w:rsid w:val="00EF6C0B"/>
    <w:rsid w:val="00F00014"/>
    <w:rsid w:val="00F01699"/>
    <w:rsid w:val="00F045FC"/>
    <w:rsid w:val="00F11134"/>
    <w:rsid w:val="00F112E9"/>
    <w:rsid w:val="00F114F2"/>
    <w:rsid w:val="00F12814"/>
    <w:rsid w:val="00F13235"/>
    <w:rsid w:val="00F13C8C"/>
    <w:rsid w:val="00F1788E"/>
    <w:rsid w:val="00F2434B"/>
    <w:rsid w:val="00F24E3A"/>
    <w:rsid w:val="00F313E2"/>
    <w:rsid w:val="00F3545D"/>
    <w:rsid w:val="00F35D7E"/>
    <w:rsid w:val="00F44AC6"/>
    <w:rsid w:val="00F47D76"/>
    <w:rsid w:val="00F5074E"/>
    <w:rsid w:val="00F5093B"/>
    <w:rsid w:val="00F52A15"/>
    <w:rsid w:val="00F6187E"/>
    <w:rsid w:val="00F62F9D"/>
    <w:rsid w:val="00F663EA"/>
    <w:rsid w:val="00F67762"/>
    <w:rsid w:val="00F81AAA"/>
    <w:rsid w:val="00F837CC"/>
    <w:rsid w:val="00F85F3E"/>
    <w:rsid w:val="00F91075"/>
    <w:rsid w:val="00F91FDE"/>
    <w:rsid w:val="00F92470"/>
    <w:rsid w:val="00F93E47"/>
    <w:rsid w:val="00F93EFC"/>
    <w:rsid w:val="00F96458"/>
    <w:rsid w:val="00F96E83"/>
    <w:rsid w:val="00FA67FE"/>
    <w:rsid w:val="00FB0846"/>
    <w:rsid w:val="00FB132D"/>
    <w:rsid w:val="00FB1490"/>
    <w:rsid w:val="00FB19A4"/>
    <w:rsid w:val="00FB3370"/>
    <w:rsid w:val="00FB40E0"/>
    <w:rsid w:val="00FB6D74"/>
    <w:rsid w:val="00FC159D"/>
    <w:rsid w:val="00FC1AA7"/>
    <w:rsid w:val="00FC1F49"/>
    <w:rsid w:val="00FC3BB8"/>
    <w:rsid w:val="00FC55EC"/>
    <w:rsid w:val="00FD0AD8"/>
    <w:rsid w:val="00FD0B45"/>
    <w:rsid w:val="00FD0CF7"/>
    <w:rsid w:val="00FD4635"/>
    <w:rsid w:val="00FE2845"/>
    <w:rsid w:val="00FE6A32"/>
    <w:rsid w:val="00FF2EF5"/>
    <w:rsid w:val="00FF43FE"/>
    <w:rsid w:val="00FF4D17"/>
    <w:rsid w:val="00FF786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69889010"/>
  <w15:docId w15:val="{D5923030-A1F4-4ADD-815E-1CCECD256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2C0"/>
    <w:pPr>
      <w:spacing w:before="120" w:after="0" w:line="240" w:lineRule="auto"/>
      <w:jc w:val="both"/>
    </w:pPr>
    <w:rPr>
      <w:rFonts w:ascii="Arial" w:eastAsia="Times New Roman" w:hAnsi="Arial" w:cs="Times New Roman"/>
      <w:szCs w:val="20"/>
    </w:rPr>
  </w:style>
  <w:style w:type="paragraph" w:styleId="Heading1">
    <w:name w:val="heading 1"/>
    <w:basedOn w:val="Normal"/>
    <w:next w:val="Text"/>
    <w:link w:val="Heading1Char"/>
    <w:uiPriority w:val="9"/>
    <w:qFormat/>
    <w:rsid w:val="0062273E"/>
    <w:pPr>
      <w:keepNext/>
      <w:keepLines/>
      <w:numPr>
        <w:numId w:val="9"/>
      </w:numPr>
      <w:spacing w:after="240"/>
      <w:outlineLvl w:val="0"/>
    </w:pPr>
    <w:rPr>
      <w:rFonts w:asciiTheme="majorHAnsi" w:eastAsiaTheme="majorEastAsia" w:hAnsiTheme="majorHAnsi" w:cstheme="majorBidi"/>
      <w:b/>
      <w:caps/>
      <w:color w:val="14A082"/>
      <w:sz w:val="36"/>
      <w:szCs w:val="32"/>
      <w:lang w:val="en-GB"/>
    </w:rPr>
  </w:style>
  <w:style w:type="paragraph" w:styleId="Heading2">
    <w:name w:val="heading 2"/>
    <w:basedOn w:val="Normal"/>
    <w:next w:val="Text"/>
    <w:link w:val="Heading2Char"/>
    <w:uiPriority w:val="9"/>
    <w:unhideWhenUsed/>
    <w:qFormat/>
    <w:rsid w:val="0062273E"/>
    <w:pPr>
      <w:keepNext/>
      <w:keepLines/>
      <w:numPr>
        <w:ilvl w:val="1"/>
        <w:numId w:val="9"/>
      </w:numPr>
      <w:spacing w:after="120"/>
      <w:ind w:left="578" w:hanging="578"/>
      <w:outlineLvl w:val="1"/>
    </w:pPr>
    <w:rPr>
      <w:rFonts w:ascii="Calibri" w:eastAsiaTheme="majorEastAsia" w:hAnsi="Calibri" w:cstheme="majorBidi"/>
      <w:b/>
      <w:color w:val="14A082"/>
      <w:sz w:val="28"/>
      <w:szCs w:val="26"/>
    </w:rPr>
  </w:style>
  <w:style w:type="paragraph" w:styleId="Heading3">
    <w:name w:val="heading 3"/>
    <w:basedOn w:val="Heading2"/>
    <w:next w:val="Text"/>
    <w:link w:val="Heading3Char"/>
    <w:uiPriority w:val="9"/>
    <w:unhideWhenUsed/>
    <w:qFormat/>
    <w:rsid w:val="0062273E"/>
    <w:pPr>
      <w:numPr>
        <w:ilvl w:val="2"/>
      </w:numPr>
      <w:outlineLvl w:val="2"/>
    </w:pPr>
    <w:rPr>
      <w:sz w:val="24"/>
      <w:szCs w:val="24"/>
    </w:rPr>
  </w:style>
  <w:style w:type="paragraph" w:styleId="Heading4">
    <w:name w:val="heading 4"/>
    <w:basedOn w:val="Heading3"/>
    <w:next w:val="Text"/>
    <w:link w:val="Heading4Char"/>
    <w:uiPriority w:val="9"/>
    <w:unhideWhenUsed/>
    <w:qFormat/>
    <w:rsid w:val="00E73C65"/>
    <w:pPr>
      <w:numPr>
        <w:ilvl w:val="3"/>
      </w:numPr>
      <w:ind w:left="862" w:hanging="862"/>
      <w:outlineLvl w:val="3"/>
    </w:pPr>
    <w:rPr>
      <w:i/>
      <w:iCs/>
    </w:rPr>
  </w:style>
  <w:style w:type="paragraph" w:styleId="Heading5">
    <w:name w:val="heading 5"/>
    <w:basedOn w:val="Normal"/>
    <w:next w:val="Normal"/>
    <w:link w:val="Heading5Char"/>
    <w:uiPriority w:val="9"/>
    <w:semiHidden/>
    <w:unhideWhenUsed/>
    <w:qFormat/>
    <w:rsid w:val="00F114F2"/>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14F2"/>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14F2"/>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14F2"/>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14F2"/>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80DB1"/>
    <w:pPr>
      <w:pBdr>
        <w:bottom w:val="single" w:sz="4" w:space="1" w:color="auto"/>
      </w:pBdr>
      <w:tabs>
        <w:tab w:val="center" w:pos="3969"/>
        <w:tab w:val="right" w:pos="9072"/>
      </w:tabs>
      <w:spacing w:before="0"/>
    </w:pPr>
    <w:rPr>
      <w:sz w:val="18"/>
    </w:rPr>
  </w:style>
  <w:style w:type="character" w:customStyle="1" w:styleId="HeaderChar">
    <w:name w:val="Header Char"/>
    <w:basedOn w:val="DefaultParagraphFont"/>
    <w:link w:val="Header"/>
    <w:rsid w:val="00680DB1"/>
    <w:rPr>
      <w:rFonts w:ascii="Arial" w:eastAsia="Times New Roman" w:hAnsi="Arial" w:cs="Times New Roman"/>
      <w:sz w:val="18"/>
      <w:szCs w:val="20"/>
    </w:rPr>
  </w:style>
  <w:style w:type="paragraph" w:styleId="Footer">
    <w:name w:val="footer"/>
    <w:basedOn w:val="Normal"/>
    <w:link w:val="FooterChar"/>
    <w:uiPriority w:val="99"/>
    <w:rsid w:val="00680DB1"/>
    <w:pPr>
      <w:pBdr>
        <w:top w:val="single" w:sz="4" w:space="1" w:color="auto"/>
      </w:pBdr>
      <w:tabs>
        <w:tab w:val="center" w:pos="5103"/>
        <w:tab w:val="right" w:pos="9072"/>
      </w:tabs>
      <w:spacing w:before="0"/>
      <w:jc w:val="left"/>
    </w:pPr>
    <w:rPr>
      <w:sz w:val="18"/>
    </w:rPr>
  </w:style>
  <w:style w:type="character" w:customStyle="1" w:styleId="FooterChar">
    <w:name w:val="Footer Char"/>
    <w:basedOn w:val="DefaultParagraphFont"/>
    <w:link w:val="Footer"/>
    <w:uiPriority w:val="99"/>
    <w:rsid w:val="00680DB1"/>
    <w:rPr>
      <w:rFonts w:ascii="Arial" w:eastAsia="Times New Roman" w:hAnsi="Arial" w:cs="Times New Roman"/>
      <w:sz w:val="18"/>
      <w:szCs w:val="20"/>
    </w:rPr>
  </w:style>
  <w:style w:type="paragraph" w:styleId="NormalWeb">
    <w:name w:val="Normal (Web)"/>
    <w:aliases w:val=" webb"/>
    <w:basedOn w:val="Normal"/>
    <w:uiPriority w:val="99"/>
    <w:rsid w:val="00680DB1"/>
    <w:pPr>
      <w:spacing w:before="100" w:beforeAutospacing="1" w:after="100" w:afterAutospacing="1"/>
      <w:jc w:val="left"/>
    </w:pPr>
    <w:rPr>
      <w:szCs w:val="24"/>
      <w:lang w:val="en-GB"/>
    </w:rPr>
  </w:style>
  <w:style w:type="paragraph" w:customStyle="1" w:styleId="Affiliation">
    <w:name w:val="Affiliation"/>
    <w:rsid w:val="00680DB1"/>
    <w:pPr>
      <w:spacing w:after="0" w:line="240" w:lineRule="auto"/>
    </w:pPr>
    <w:rPr>
      <w:rFonts w:eastAsia="Times New Roman" w:cs="Times New Roman"/>
      <w:i/>
      <w:lang w:val="en-GB"/>
    </w:rPr>
  </w:style>
  <w:style w:type="paragraph" w:customStyle="1" w:styleId="HTMLBody">
    <w:name w:val="HTML Body"/>
    <w:rsid w:val="00680DB1"/>
    <w:pPr>
      <w:autoSpaceDE w:val="0"/>
      <w:autoSpaceDN w:val="0"/>
      <w:adjustRightInd w:val="0"/>
      <w:spacing w:after="0" w:line="240" w:lineRule="auto"/>
    </w:pPr>
    <w:rPr>
      <w:rFonts w:ascii="Times New Roman" w:eastAsia="SimSun" w:hAnsi="Times New Roman" w:cs="Times New Roman"/>
      <w:sz w:val="24"/>
      <w:szCs w:val="24"/>
      <w:lang w:eastAsia="zh-CN"/>
    </w:rPr>
  </w:style>
  <w:style w:type="paragraph" w:styleId="ListParagraph">
    <w:name w:val="List Paragraph"/>
    <w:aliases w:val="Numbered Para 1,Dot pt,No Spacing1,List Paragraph Char Char Char,Indicator Text,List Paragraph1,Bullet Points,MAIN CONTENT,List Paragraph12,F5 List Paragraph,OBC Bullet,Colorful List - Accent 11,Normal numbered,List Paragraph11"/>
    <w:basedOn w:val="Normal"/>
    <w:link w:val="ListParagraphChar"/>
    <w:uiPriority w:val="34"/>
    <w:qFormat/>
    <w:rsid w:val="00F96458"/>
    <w:pPr>
      <w:ind w:left="720"/>
      <w:contextualSpacing/>
    </w:pPr>
    <w:rPr>
      <w:rFonts w:ascii="Calibri" w:hAnsi="Calibri"/>
    </w:rPr>
  </w:style>
  <w:style w:type="character" w:customStyle="1" w:styleId="Heading1Char">
    <w:name w:val="Heading 1 Char"/>
    <w:basedOn w:val="DefaultParagraphFont"/>
    <w:link w:val="Heading1"/>
    <w:uiPriority w:val="9"/>
    <w:rsid w:val="0062273E"/>
    <w:rPr>
      <w:rFonts w:asciiTheme="majorHAnsi" w:eastAsiaTheme="majorEastAsia" w:hAnsiTheme="majorHAnsi" w:cstheme="majorBidi"/>
      <w:b/>
      <w:caps/>
      <w:color w:val="14A082"/>
      <w:sz w:val="36"/>
      <w:szCs w:val="32"/>
      <w:lang w:val="en-GB"/>
    </w:rPr>
  </w:style>
  <w:style w:type="character" w:styleId="Hyperlink">
    <w:name w:val="Hyperlink"/>
    <w:uiPriority w:val="99"/>
    <w:rsid w:val="00164324"/>
    <w:rPr>
      <w:color w:val="0000FF"/>
      <w:u w:val="single"/>
    </w:rPr>
  </w:style>
  <w:style w:type="character" w:customStyle="1" w:styleId="StyleArialBoldLightOrange1">
    <w:name w:val="Style Arial Bold Light Orange1"/>
    <w:rsid w:val="00164324"/>
    <w:rPr>
      <w:rFonts w:ascii="Arial" w:hAnsi="Arial"/>
      <w:b/>
      <w:bCs/>
      <w:color w:val="F78F1E"/>
    </w:rPr>
  </w:style>
  <w:style w:type="table" w:styleId="TableGrid">
    <w:name w:val="Table Grid"/>
    <w:basedOn w:val="TableNormal"/>
    <w:uiPriority w:val="39"/>
    <w:rsid w:val="008E1C9D"/>
    <w:pPr>
      <w:spacing w:after="0" w:line="240" w:lineRule="auto"/>
    </w:pPr>
    <w:rPr>
      <w:rFonts w:ascii="Times New Roman" w:eastAsia="Times New Roman" w:hAnsi="Times New Roman" w:cs="Times New Roman"/>
      <w:sz w:val="20"/>
      <w:szCs w:val="20"/>
      <w:lang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TOC2"/>
    <w:next w:val="Normal"/>
    <w:uiPriority w:val="39"/>
    <w:unhideWhenUsed/>
    <w:qFormat/>
    <w:rsid w:val="005931F0"/>
    <w:rPr>
      <w:rFonts w:ascii="Calibri Light" w:hAnsi="Calibri Light" w:cs="Calibri Light"/>
    </w:rPr>
  </w:style>
  <w:style w:type="paragraph" w:styleId="TOC1">
    <w:name w:val="toc 1"/>
    <w:basedOn w:val="Normal"/>
    <w:next w:val="Normal"/>
    <w:autoRedefine/>
    <w:uiPriority w:val="39"/>
    <w:unhideWhenUsed/>
    <w:rsid w:val="00AF629F"/>
    <w:pPr>
      <w:tabs>
        <w:tab w:val="left" w:pos="567"/>
        <w:tab w:val="right" w:leader="dot" w:pos="9638"/>
      </w:tabs>
      <w:spacing w:after="100"/>
      <w:ind w:left="567" w:hanging="567"/>
      <w:jc w:val="left"/>
    </w:pPr>
    <w:rPr>
      <w:rFonts w:asciiTheme="minorHAnsi" w:hAnsiTheme="minorHAnsi"/>
      <w:noProof/>
      <w:szCs w:val="22"/>
    </w:rPr>
  </w:style>
  <w:style w:type="character" w:customStyle="1" w:styleId="Heading2Char">
    <w:name w:val="Heading 2 Char"/>
    <w:basedOn w:val="DefaultParagraphFont"/>
    <w:link w:val="Heading2"/>
    <w:uiPriority w:val="9"/>
    <w:rsid w:val="0062273E"/>
    <w:rPr>
      <w:rFonts w:ascii="Calibri" w:eastAsiaTheme="majorEastAsia" w:hAnsi="Calibri" w:cstheme="majorBidi"/>
      <w:b/>
      <w:color w:val="14A082"/>
      <w:sz w:val="28"/>
      <w:szCs w:val="26"/>
    </w:rPr>
  </w:style>
  <w:style w:type="paragraph" w:customStyle="1" w:styleId="Text">
    <w:name w:val="Text"/>
    <w:basedOn w:val="Normal"/>
    <w:link w:val="TextZchn"/>
    <w:qFormat/>
    <w:rsid w:val="0062273E"/>
    <w:pPr>
      <w:spacing w:before="0" w:after="120" w:line="276" w:lineRule="auto"/>
    </w:pPr>
    <w:rPr>
      <w:rFonts w:ascii="Calibri" w:hAnsi="Calibri" w:cstheme="majorBidi"/>
      <w:bCs/>
      <w:sz w:val="24"/>
      <w:szCs w:val="40"/>
      <w:lang w:val="en-US"/>
    </w:rPr>
  </w:style>
  <w:style w:type="paragraph" w:customStyle="1" w:styleId="Bulletlist">
    <w:name w:val="Bullet list"/>
    <w:basedOn w:val="Normal"/>
    <w:uiPriority w:val="1"/>
    <w:qFormat/>
    <w:rsid w:val="0062273E"/>
    <w:pPr>
      <w:numPr>
        <w:numId w:val="8"/>
      </w:numPr>
      <w:spacing w:before="0" w:after="60" w:line="276" w:lineRule="auto"/>
      <w:jc w:val="left"/>
    </w:pPr>
    <w:rPr>
      <w:rFonts w:ascii="Calibri" w:eastAsiaTheme="minorHAnsi" w:hAnsi="Calibri" w:cstheme="minorBidi"/>
      <w:color w:val="000000"/>
      <w:sz w:val="24"/>
      <w:szCs w:val="22"/>
      <w:lang w:val="en-US"/>
    </w:rPr>
  </w:style>
  <w:style w:type="character" w:customStyle="1" w:styleId="TextZchn">
    <w:name w:val="Text Zchn"/>
    <w:basedOn w:val="DefaultParagraphFont"/>
    <w:link w:val="Text"/>
    <w:rsid w:val="0062273E"/>
    <w:rPr>
      <w:rFonts w:ascii="Calibri" w:eastAsia="Times New Roman" w:hAnsi="Calibri" w:cstheme="majorBidi"/>
      <w:bCs/>
      <w:sz w:val="24"/>
      <w:szCs w:val="40"/>
      <w:lang w:val="en-US"/>
    </w:rPr>
  </w:style>
  <w:style w:type="character" w:customStyle="1" w:styleId="Heading3Char">
    <w:name w:val="Heading 3 Char"/>
    <w:basedOn w:val="DefaultParagraphFont"/>
    <w:link w:val="Heading3"/>
    <w:uiPriority w:val="9"/>
    <w:rsid w:val="0062273E"/>
    <w:rPr>
      <w:rFonts w:ascii="Calibri" w:eastAsiaTheme="majorEastAsia" w:hAnsi="Calibri" w:cstheme="majorBidi"/>
      <w:b/>
      <w:color w:val="14A082"/>
      <w:sz w:val="24"/>
      <w:szCs w:val="24"/>
    </w:rPr>
  </w:style>
  <w:style w:type="character" w:customStyle="1" w:styleId="Heading4Char">
    <w:name w:val="Heading 4 Char"/>
    <w:basedOn w:val="DefaultParagraphFont"/>
    <w:link w:val="Heading4"/>
    <w:uiPriority w:val="9"/>
    <w:rsid w:val="00E73C65"/>
    <w:rPr>
      <w:rFonts w:ascii="Arial" w:eastAsiaTheme="majorEastAsia" w:hAnsi="Arial" w:cstheme="majorBidi"/>
      <w:b/>
      <w:i/>
      <w:iCs/>
      <w:color w:val="5ABCA5"/>
      <w:szCs w:val="24"/>
    </w:rPr>
  </w:style>
  <w:style w:type="character" w:customStyle="1" w:styleId="Heading5Char">
    <w:name w:val="Heading 5 Char"/>
    <w:basedOn w:val="DefaultParagraphFont"/>
    <w:link w:val="Heading5"/>
    <w:uiPriority w:val="9"/>
    <w:semiHidden/>
    <w:rsid w:val="00F114F2"/>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semiHidden/>
    <w:rsid w:val="00F114F2"/>
    <w:rPr>
      <w:rFonts w:asciiTheme="majorHAnsi" w:eastAsiaTheme="majorEastAsia" w:hAnsiTheme="majorHAnsi" w:cstheme="majorBidi"/>
      <w:color w:val="1F4D78" w:themeColor="accent1" w:themeShade="7F"/>
      <w:sz w:val="24"/>
      <w:szCs w:val="20"/>
    </w:rPr>
  </w:style>
  <w:style w:type="character" w:customStyle="1" w:styleId="Heading7Char">
    <w:name w:val="Heading 7 Char"/>
    <w:basedOn w:val="DefaultParagraphFont"/>
    <w:link w:val="Heading7"/>
    <w:uiPriority w:val="9"/>
    <w:semiHidden/>
    <w:rsid w:val="00F114F2"/>
    <w:rPr>
      <w:rFonts w:asciiTheme="majorHAnsi" w:eastAsiaTheme="majorEastAsia" w:hAnsiTheme="majorHAnsi" w:cstheme="majorBidi"/>
      <w:i/>
      <w:iCs/>
      <w:color w:val="1F4D78" w:themeColor="accent1" w:themeShade="7F"/>
      <w:sz w:val="24"/>
      <w:szCs w:val="20"/>
    </w:rPr>
  </w:style>
  <w:style w:type="character" w:customStyle="1" w:styleId="Heading8Char">
    <w:name w:val="Heading 8 Char"/>
    <w:basedOn w:val="DefaultParagraphFont"/>
    <w:link w:val="Heading8"/>
    <w:uiPriority w:val="9"/>
    <w:semiHidden/>
    <w:rsid w:val="00F114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14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Text"/>
    <w:uiPriority w:val="35"/>
    <w:unhideWhenUsed/>
    <w:qFormat/>
    <w:rsid w:val="00790F75"/>
    <w:pPr>
      <w:spacing w:before="60" w:after="200"/>
    </w:pPr>
    <w:rPr>
      <w:rFonts w:ascii="Calibri" w:hAnsi="Calibri" w:cs="Calibri"/>
      <w:b/>
      <w:i/>
      <w:iCs/>
      <w:color w:val="404040" w:themeColor="text1" w:themeTint="BF"/>
      <w:szCs w:val="18"/>
      <w:lang w:val="en-GB"/>
    </w:rPr>
  </w:style>
  <w:style w:type="character" w:styleId="IntenseEmphasis">
    <w:name w:val="Intense Emphasis"/>
    <w:basedOn w:val="DefaultParagraphFont"/>
    <w:uiPriority w:val="21"/>
    <w:qFormat/>
    <w:rsid w:val="00F96458"/>
    <w:rPr>
      <w:i/>
      <w:iCs/>
      <w:color w:val="02897B"/>
    </w:rPr>
  </w:style>
  <w:style w:type="paragraph" w:styleId="IntenseQuote">
    <w:name w:val="Intense Quote"/>
    <w:basedOn w:val="Text"/>
    <w:next w:val="Text"/>
    <w:link w:val="IntenseQuoteChar"/>
    <w:uiPriority w:val="30"/>
    <w:qFormat/>
    <w:rsid w:val="00F96458"/>
    <w:pPr>
      <w:pBdr>
        <w:top w:val="single" w:sz="4" w:space="10" w:color="4DB6AC"/>
        <w:bottom w:val="single" w:sz="4" w:space="10" w:color="4DB6AC"/>
      </w:pBdr>
      <w:spacing w:before="360" w:after="360"/>
      <w:ind w:left="864" w:right="864"/>
      <w:jc w:val="center"/>
    </w:pPr>
    <w:rPr>
      <w:i/>
      <w:iCs/>
      <w:color w:val="4DB6AC"/>
    </w:rPr>
  </w:style>
  <w:style w:type="character" w:customStyle="1" w:styleId="IntenseQuoteChar">
    <w:name w:val="Intense Quote Char"/>
    <w:basedOn w:val="DefaultParagraphFont"/>
    <w:link w:val="IntenseQuote"/>
    <w:uiPriority w:val="30"/>
    <w:rsid w:val="00F96458"/>
    <w:rPr>
      <w:rFonts w:ascii="Calibri" w:eastAsia="Times New Roman" w:hAnsi="Calibri" w:cstheme="majorBidi"/>
      <w:bCs/>
      <w:i/>
      <w:iCs/>
      <w:color w:val="4DB6AC"/>
      <w:sz w:val="24"/>
      <w:szCs w:val="40"/>
      <w:lang w:val="en-US"/>
    </w:rPr>
  </w:style>
  <w:style w:type="character" w:styleId="IntenseReference">
    <w:name w:val="Intense Reference"/>
    <w:basedOn w:val="DefaultParagraphFont"/>
    <w:uiPriority w:val="32"/>
    <w:qFormat/>
    <w:rsid w:val="00F96458"/>
    <w:rPr>
      <w:b/>
      <w:bCs/>
      <w:smallCaps/>
      <w:color w:val="006A5D"/>
      <w:spacing w:val="5"/>
    </w:rPr>
  </w:style>
  <w:style w:type="paragraph" w:styleId="BalloonText">
    <w:name w:val="Balloon Text"/>
    <w:basedOn w:val="Normal"/>
    <w:link w:val="BalloonTextChar"/>
    <w:uiPriority w:val="99"/>
    <w:semiHidden/>
    <w:unhideWhenUsed/>
    <w:rsid w:val="009144E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4E1"/>
    <w:rPr>
      <w:rFonts w:ascii="Segoe UI" w:eastAsia="Times New Roman" w:hAnsi="Segoe UI" w:cs="Segoe UI"/>
      <w:sz w:val="18"/>
      <w:szCs w:val="18"/>
    </w:rPr>
  </w:style>
  <w:style w:type="paragraph" w:customStyle="1" w:styleId="Default">
    <w:name w:val="Default"/>
    <w:rsid w:val="00424149"/>
    <w:pPr>
      <w:autoSpaceDE w:val="0"/>
      <w:autoSpaceDN w:val="0"/>
      <w:adjustRightInd w:val="0"/>
      <w:spacing w:after="0" w:line="240" w:lineRule="auto"/>
    </w:pPr>
    <w:rPr>
      <w:rFonts w:ascii="Calibri" w:hAnsi="Calibri" w:cs="Calibri"/>
      <w:color w:val="000000"/>
      <w:sz w:val="24"/>
      <w:szCs w:val="24"/>
      <w:lang w:val="de-DE"/>
    </w:rPr>
  </w:style>
  <w:style w:type="paragraph" w:styleId="TOC2">
    <w:name w:val="toc 2"/>
    <w:basedOn w:val="Normal"/>
    <w:next w:val="Normal"/>
    <w:autoRedefine/>
    <w:uiPriority w:val="39"/>
    <w:unhideWhenUsed/>
    <w:rsid w:val="00AF629F"/>
    <w:pPr>
      <w:tabs>
        <w:tab w:val="left" w:pos="880"/>
        <w:tab w:val="right" w:leader="dot" w:pos="9628"/>
      </w:tabs>
      <w:spacing w:after="100"/>
      <w:ind w:left="220"/>
    </w:pPr>
    <w:rPr>
      <w:rFonts w:asciiTheme="minorHAnsi" w:hAnsiTheme="minorHAnsi"/>
      <w:noProof/>
      <w:lang w:val="en-GB"/>
    </w:rPr>
  </w:style>
  <w:style w:type="paragraph" w:styleId="TOC3">
    <w:name w:val="toc 3"/>
    <w:basedOn w:val="Normal"/>
    <w:next w:val="Normal"/>
    <w:autoRedefine/>
    <w:uiPriority w:val="39"/>
    <w:unhideWhenUsed/>
    <w:rsid w:val="00AF629F"/>
    <w:pPr>
      <w:tabs>
        <w:tab w:val="left" w:pos="1320"/>
        <w:tab w:val="right" w:leader="dot" w:pos="9628"/>
      </w:tabs>
      <w:spacing w:after="100"/>
      <w:ind w:left="440"/>
    </w:pPr>
    <w:rPr>
      <w:rFonts w:asciiTheme="minorHAnsi" w:hAnsiTheme="minorHAnsi"/>
      <w:iCs/>
      <w:noProof/>
    </w:rPr>
  </w:style>
  <w:style w:type="character" w:customStyle="1" w:styleId="ListParagraphChar">
    <w:name w:val="List Paragraph Char"/>
    <w:aliases w:val="Numbered Para 1 Char,Dot pt Char,No Spacing1 Char,List Paragraph Char Char Char Char,Indicator Text Char,List Paragraph1 Char,Bullet Points Char,MAIN CONTENT Char,List Paragraph12 Char,F5 List Paragraph Char,OBC Bullet Char"/>
    <w:basedOn w:val="DefaultParagraphFont"/>
    <w:link w:val="ListParagraph"/>
    <w:uiPriority w:val="34"/>
    <w:qFormat/>
    <w:rsid w:val="00F96458"/>
    <w:rPr>
      <w:rFonts w:ascii="Calibri" w:eastAsia="Times New Roman" w:hAnsi="Calibri" w:cs="Times New Roman"/>
      <w:szCs w:val="20"/>
    </w:rPr>
  </w:style>
  <w:style w:type="paragraph" w:customStyle="1" w:styleId="DBody">
    <w:name w:val="D: Body"/>
    <w:basedOn w:val="Normal"/>
    <w:link w:val="DBodyChar"/>
    <w:qFormat/>
    <w:rsid w:val="0019706E"/>
    <w:pPr>
      <w:spacing w:before="0" w:after="60"/>
    </w:pPr>
    <w:rPr>
      <w:rFonts w:ascii="Calibri Light" w:hAnsi="Calibri Light"/>
      <w:sz w:val="28"/>
      <w:szCs w:val="24"/>
      <w:lang w:val="en-GB" w:eastAsia="en-GB"/>
    </w:rPr>
  </w:style>
  <w:style w:type="character" w:customStyle="1" w:styleId="DBodyChar">
    <w:name w:val="D: Body Char"/>
    <w:basedOn w:val="DefaultParagraphFont"/>
    <w:link w:val="DBody"/>
    <w:rsid w:val="0019706E"/>
    <w:rPr>
      <w:rFonts w:ascii="Calibri Light" w:eastAsia="Times New Roman" w:hAnsi="Calibri Light" w:cs="Times New Roman"/>
      <w:sz w:val="28"/>
      <w:szCs w:val="24"/>
      <w:lang w:val="en-GB" w:eastAsia="en-GB"/>
    </w:rPr>
  </w:style>
  <w:style w:type="paragraph" w:styleId="TableofFigures">
    <w:name w:val="table of figures"/>
    <w:basedOn w:val="Normal"/>
    <w:next w:val="Normal"/>
    <w:uiPriority w:val="99"/>
    <w:unhideWhenUsed/>
    <w:rsid w:val="00AF629F"/>
    <w:pPr>
      <w:tabs>
        <w:tab w:val="left" w:pos="1276"/>
        <w:tab w:val="right" w:leader="dot" w:pos="9628"/>
      </w:tabs>
      <w:spacing w:after="100"/>
      <w:ind w:left="1276" w:right="567" w:hanging="1276"/>
    </w:pPr>
    <w:rPr>
      <w:rFonts w:asciiTheme="minorHAnsi" w:hAnsiTheme="minorHAnsi"/>
      <w:noProof/>
    </w:rPr>
  </w:style>
  <w:style w:type="character" w:styleId="CommentReference">
    <w:name w:val="annotation reference"/>
    <w:basedOn w:val="DefaultParagraphFont"/>
    <w:uiPriority w:val="99"/>
    <w:semiHidden/>
    <w:unhideWhenUsed/>
    <w:rsid w:val="00154297"/>
    <w:rPr>
      <w:sz w:val="16"/>
      <w:szCs w:val="16"/>
    </w:rPr>
  </w:style>
  <w:style w:type="paragraph" w:styleId="CommentText">
    <w:name w:val="annotation text"/>
    <w:basedOn w:val="Normal"/>
    <w:link w:val="CommentTextChar"/>
    <w:uiPriority w:val="99"/>
    <w:unhideWhenUsed/>
    <w:rsid w:val="00154297"/>
    <w:rPr>
      <w:sz w:val="20"/>
    </w:rPr>
  </w:style>
  <w:style w:type="character" w:customStyle="1" w:styleId="CommentTextChar">
    <w:name w:val="Comment Text Char"/>
    <w:basedOn w:val="DefaultParagraphFont"/>
    <w:link w:val="CommentText"/>
    <w:uiPriority w:val="99"/>
    <w:rsid w:val="00154297"/>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154297"/>
    <w:rPr>
      <w:b/>
      <w:bCs/>
    </w:rPr>
  </w:style>
  <w:style w:type="character" w:customStyle="1" w:styleId="CommentSubjectChar">
    <w:name w:val="Comment Subject Char"/>
    <w:basedOn w:val="CommentTextChar"/>
    <w:link w:val="CommentSubject"/>
    <w:uiPriority w:val="99"/>
    <w:semiHidden/>
    <w:rsid w:val="00154297"/>
    <w:rPr>
      <w:rFonts w:ascii="Arial" w:eastAsia="Times New Roman" w:hAnsi="Arial" w:cs="Times New Roman"/>
      <w:b/>
      <w:bCs/>
      <w:sz w:val="20"/>
      <w:szCs w:val="20"/>
    </w:rPr>
  </w:style>
  <w:style w:type="paragraph" w:customStyle="1" w:styleId="DMTAufzhlung">
    <w:name w:val="DMT Aufzählung"/>
    <w:basedOn w:val="Normal"/>
    <w:uiPriority w:val="1"/>
    <w:rsid w:val="00F96458"/>
    <w:pPr>
      <w:numPr>
        <w:numId w:val="14"/>
      </w:numPr>
      <w:spacing w:before="0" w:line="240" w:lineRule="atLeast"/>
      <w:ind w:left="567" w:hanging="283"/>
      <w:jc w:val="left"/>
    </w:pPr>
    <w:rPr>
      <w:rFonts w:eastAsiaTheme="minorHAnsi" w:cstheme="minorBidi"/>
      <w:color w:val="000000"/>
      <w:szCs w:val="22"/>
      <w:lang w:val="de-DE"/>
    </w:rPr>
  </w:style>
  <w:style w:type="paragraph" w:styleId="Quote">
    <w:name w:val="Quote"/>
    <w:basedOn w:val="Normal"/>
    <w:next w:val="Normal"/>
    <w:link w:val="QuoteChar"/>
    <w:uiPriority w:val="29"/>
    <w:qFormat/>
    <w:rsid w:val="00F96458"/>
    <w:pPr>
      <w:spacing w:before="200" w:after="160"/>
      <w:ind w:left="864" w:right="864"/>
      <w:jc w:val="center"/>
    </w:pPr>
    <w:rPr>
      <w:rFonts w:ascii="Calibri Light" w:hAnsi="Calibri Light"/>
      <w:i/>
      <w:iCs/>
      <w:color w:val="404040" w:themeColor="text1" w:themeTint="BF"/>
    </w:rPr>
  </w:style>
  <w:style w:type="character" w:customStyle="1" w:styleId="QuoteChar">
    <w:name w:val="Quote Char"/>
    <w:basedOn w:val="DefaultParagraphFont"/>
    <w:link w:val="Quote"/>
    <w:uiPriority w:val="29"/>
    <w:rsid w:val="00F96458"/>
    <w:rPr>
      <w:rFonts w:ascii="Calibri Light" w:eastAsia="Times New Roman" w:hAnsi="Calibri Light" w:cs="Times New Roman"/>
      <w:i/>
      <w:iCs/>
      <w:color w:val="404040" w:themeColor="text1" w:themeTint="BF"/>
      <w:szCs w:val="20"/>
    </w:rPr>
  </w:style>
  <w:style w:type="paragraph" w:styleId="NoSpacing">
    <w:name w:val="No Spacing"/>
    <w:uiPriority w:val="1"/>
    <w:qFormat/>
    <w:rsid w:val="00F96458"/>
    <w:pPr>
      <w:spacing w:after="0" w:line="240" w:lineRule="auto"/>
      <w:jc w:val="both"/>
    </w:pPr>
    <w:rPr>
      <w:rFonts w:ascii="Calibri" w:eastAsia="Times New Roman" w:hAnsi="Calibri" w:cs="Times New Roman"/>
      <w:sz w:val="24"/>
      <w:szCs w:val="20"/>
    </w:rPr>
  </w:style>
  <w:style w:type="character" w:styleId="Strong">
    <w:name w:val="Strong"/>
    <w:basedOn w:val="DefaultParagraphFont"/>
    <w:uiPriority w:val="22"/>
    <w:qFormat/>
    <w:rsid w:val="00864BE5"/>
    <w:rPr>
      <w:b/>
      <w:bCs/>
    </w:rPr>
  </w:style>
  <w:style w:type="character" w:styleId="PlaceholderText">
    <w:name w:val="Placeholder Text"/>
    <w:basedOn w:val="DefaultParagraphFont"/>
    <w:uiPriority w:val="99"/>
    <w:semiHidden/>
    <w:rsid w:val="00E83C02"/>
    <w:rPr>
      <w:color w:val="808080"/>
    </w:rPr>
  </w:style>
  <w:style w:type="paragraph" w:customStyle="1" w:styleId="BodytextJustified">
    <w:name w:val="Body text Justified"/>
    <w:basedOn w:val="Normal"/>
    <w:rsid w:val="007506C3"/>
    <w:pPr>
      <w:spacing w:before="0"/>
    </w:pPr>
    <w:rPr>
      <w:rFonts w:ascii="Georgia" w:hAnsi="Georgia"/>
      <w:sz w:val="24"/>
      <w:lang w:val="en-GB"/>
    </w:rPr>
  </w:style>
  <w:style w:type="paragraph" w:styleId="TOC4">
    <w:name w:val="toc 4"/>
    <w:basedOn w:val="Normal"/>
    <w:next w:val="Normal"/>
    <w:autoRedefine/>
    <w:uiPriority w:val="39"/>
    <w:unhideWhenUsed/>
    <w:rsid w:val="00AF629F"/>
    <w:pPr>
      <w:tabs>
        <w:tab w:val="left" w:pos="1760"/>
        <w:tab w:val="right" w:leader="dot" w:pos="9628"/>
      </w:tabs>
      <w:spacing w:after="100"/>
      <w:ind w:left="660"/>
    </w:pPr>
    <w:rPr>
      <w:rFonts w:asciiTheme="minorHAnsi" w:hAnsiTheme="minorHAnsi"/>
      <w:noProof/>
    </w:rPr>
  </w:style>
  <w:style w:type="character" w:customStyle="1" w:styleId="pl-s">
    <w:name w:val="pl-s"/>
    <w:basedOn w:val="DefaultParagraphFont"/>
    <w:rsid w:val="0084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72304">
      <w:bodyDiv w:val="1"/>
      <w:marLeft w:val="0"/>
      <w:marRight w:val="0"/>
      <w:marTop w:val="0"/>
      <w:marBottom w:val="0"/>
      <w:divBdr>
        <w:top w:val="none" w:sz="0" w:space="0" w:color="auto"/>
        <w:left w:val="none" w:sz="0" w:space="0" w:color="auto"/>
        <w:bottom w:val="none" w:sz="0" w:space="0" w:color="auto"/>
        <w:right w:val="none" w:sz="0" w:space="0" w:color="auto"/>
      </w:divBdr>
      <w:divsChild>
        <w:div w:id="1727486749">
          <w:marLeft w:val="360"/>
          <w:marRight w:val="0"/>
          <w:marTop w:val="200"/>
          <w:marBottom w:val="0"/>
          <w:divBdr>
            <w:top w:val="none" w:sz="0" w:space="0" w:color="auto"/>
            <w:left w:val="none" w:sz="0" w:space="0" w:color="auto"/>
            <w:bottom w:val="none" w:sz="0" w:space="0" w:color="auto"/>
            <w:right w:val="none" w:sz="0" w:space="0" w:color="auto"/>
          </w:divBdr>
        </w:div>
      </w:divsChild>
    </w:div>
    <w:div w:id="442580494">
      <w:bodyDiv w:val="1"/>
      <w:marLeft w:val="0"/>
      <w:marRight w:val="0"/>
      <w:marTop w:val="0"/>
      <w:marBottom w:val="0"/>
      <w:divBdr>
        <w:top w:val="none" w:sz="0" w:space="0" w:color="auto"/>
        <w:left w:val="none" w:sz="0" w:space="0" w:color="auto"/>
        <w:bottom w:val="none" w:sz="0" w:space="0" w:color="auto"/>
        <w:right w:val="none" w:sz="0" w:space="0" w:color="auto"/>
      </w:divBdr>
    </w:div>
    <w:div w:id="1281573414">
      <w:bodyDiv w:val="1"/>
      <w:marLeft w:val="0"/>
      <w:marRight w:val="0"/>
      <w:marTop w:val="0"/>
      <w:marBottom w:val="0"/>
      <w:divBdr>
        <w:top w:val="none" w:sz="0" w:space="0" w:color="auto"/>
        <w:left w:val="none" w:sz="0" w:space="0" w:color="auto"/>
        <w:bottom w:val="none" w:sz="0" w:space="0" w:color="auto"/>
        <w:right w:val="none" w:sz="0" w:space="0" w:color="auto"/>
      </w:divBdr>
      <w:divsChild>
        <w:div w:id="2093039806">
          <w:marLeft w:val="360"/>
          <w:marRight w:val="0"/>
          <w:marTop w:val="200"/>
          <w:marBottom w:val="0"/>
          <w:divBdr>
            <w:top w:val="none" w:sz="0" w:space="0" w:color="auto"/>
            <w:left w:val="none" w:sz="0" w:space="0" w:color="auto"/>
            <w:bottom w:val="none" w:sz="0" w:space="0" w:color="auto"/>
            <w:right w:val="none" w:sz="0" w:space="0" w:color="auto"/>
          </w:divBdr>
        </w:div>
      </w:divsChild>
    </w:div>
    <w:div w:id="13322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2BDF7E627BDF469B3E0928A425B485" ma:contentTypeVersion="0" ma:contentTypeDescription="Create a new document." ma:contentTypeScope="" ma:versionID="93a928b96b5634361c6e56ae4c08dc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5B0D4-8432-4E94-8440-2519DEE8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370106-134A-453E-BA4A-4CE5E7B967FE}">
  <ds:schemaRefs>
    <ds:schemaRef ds:uri="http://schemas.microsoft.com/sharepoint/v3/contenttype/forms"/>
  </ds:schemaRefs>
</ds:datastoreItem>
</file>

<file path=customXml/itemProps3.xml><?xml version="1.0" encoding="utf-8"?>
<ds:datastoreItem xmlns:ds="http://schemas.openxmlformats.org/officeDocument/2006/customXml" ds:itemID="{FEB2BDB8-C5E5-4CFE-8437-30FAC3D1B198}">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242F9F85-DDF4-4B30-9937-F06695C0A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21</Pages>
  <Words>2957</Words>
  <Characters>23954</Characters>
  <Application>Microsoft Office Word</Application>
  <DocSecurity>0</DocSecurity>
  <Lines>199</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Geological Survey of Finland</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Juha Kaija</dc:creator>
  <cp:lastModifiedBy>Hautala Sakari (GTK)</cp:lastModifiedBy>
  <cp:revision>15</cp:revision>
  <cp:lastPrinted>2020-08-27T11:56:00Z</cp:lastPrinted>
  <dcterms:created xsi:type="dcterms:W3CDTF">2021-02-16T15:26:00Z</dcterms:created>
  <dcterms:modified xsi:type="dcterms:W3CDTF">2021-06-22T11:55:00Z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0x010100592BDF7E627BDF469B3E0928A425B485</vt:lpwstr>
  </property>
</Properties>
</file>